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9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jwxud713nngl" w:id="0"/>
      <w:bookmarkEnd w:id="0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PRD ajustado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Figtree ExtraBold" w:cs="Figtree ExtraBold" w:eastAsia="Figtree ExtraBold" w:hAnsi="Figtree ExtraBold"/>
          <w:b w:val="0"/>
          <w:bCs w:val="0"/>
          <w:sz w:val="42"/>
          <w:szCs w:val="42"/>
        </w:rPr>
        <w:sectPr>
          <w:headerReference r:id="rId7" w:type="default"/>
          <w:type w:val="nextPage"/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gjdgxs" w:id="1"/>
      <w:bookmarkEnd w:id="1"/>
      <w:r w:rsidDel="00000000" w:rsidR="00000000" w:rsidRPr="00000000">
        <w:rPr>
          <w:rFonts w:ascii="Figtree ExtraBold" w:cs="Figtree ExtraBold" w:eastAsia="Figtree ExtraBold" w:hAnsi="Figtree ExtraBold"/>
          <w:b w:val="0"/>
          <w:bCs w:val="0"/>
          <w:sz w:val="44"/>
          <w:szCs w:val="44"/>
          <w:rtl w:val="0"/>
        </w:rPr>
        <w:t xml:space="preserve">   PRD - Product Requirements Document 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1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3285"/>
        <w:tblGridChange w:id="0">
          <w:tblGrid>
            <w:gridCol w:w="2130"/>
            <w:gridCol w:w="32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#PRD002-2026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Plataforma de Gestão de Documentos e Aceites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Produto/Épico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Gestão de Aceites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Status do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 Andamento 🟠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Issue Relacionada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7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65"/>
        <w:tblGridChange w:id="0">
          <w:tblGrid>
            <w:gridCol w:w="2310"/>
            <w:gridCol w:w="2865"/>
          </w:tblGrid>
        </w:tblGridChange>
      </w:tblGrid>
      <w:tr>
        <w:trPr>
          <w:cantSplit w:val="0"/>
          <w:trHeight w:val="385.3826086956521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Gian Lucca Guerreiro Chiodo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Nicole Guimarães</w:t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UI Designers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Michael Ayres da Silva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1a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09/12/2025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última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06/02/2026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after="0" w:before="0" w:lineRule="auto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  <w:sectPr>
          <w:headerReference r:id="rId10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  <w:cols w:equalWidth="0" w:num="2">
            <w:col w:space="720" w:w="5027.570866141732"/>
            <w:col w:space="0" w:w="5027.570866141732"/>
          </w:cols>
        </w:sectPr>
      </w:pPr>
      <w:bookmarkStart w:colFirst="0" w:colLast="0" w:name="_30j0zl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kuohr2v3rl5a" w:id="3"/>
      <w:bookmarkEnd w:id="3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💡 1. TL;DR: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Resumo curto sobre a funcionalidade, objetivo e impacto.</w:t>
      </w:r>
    </w:p>
    <w:p w:rsidR="00000000" w:rsidDel="00000000" w:rsidP="00000000" w:rsidRDefault="00000000" w:rsidRPr="00000000" w14:paraId="0000001D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Desenvolvimento de um novo produto integrado ao Ecossistema Contato Seguro para gerenciar 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ciclo de vida de documentos corporativos,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políticas (criação, versão, distribuição 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), termos, procedimentos e cartilhas (criação, versão e distribuição). Os objetivos são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otimizar a gestão de documentos internos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conferindo mais eficiência à operação do cliente;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oferecer blindagem jurídica,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ao permitir que a empresa prove juridicamente a ciência do colaborador sobre as normas; 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desburocratizar o processo de auditoria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ao fornecer relatórios em tempo real e, assim, garantir que a empresa esteja sempre auditável.</w:t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ox56p8eiu8qo" w:id="4"/>
      <w:bookmarkEnd w:id="4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🫤 2. Problema: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Qual(is) o(s) problema(s) que estamos tentando resolver?</w:t>
      </w:r>
    </w:p>
    <w:p w:rsidR="00000000" w:rsidDel="00000000" w:rsidP="00000000" w:rsidRDefault="00000000" w:rsidRPr="00000000" w14:paraId="00000021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Ineficiência operacional: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Carga cognitiva excessiva das áreas responsáveis; descentralização de documentos, planilhas e processos manuais; falta de conhecimento e/ou maturidade para redação dos próprios documentos; processos de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de documentos extremamente burocráticos. </w:t>
      </w:r>
    </w:p>
    <w:p w:rsidR="00000000" w:rsidDel="00000000" w:rsidP="00000000" w:rsidRDefault="00000000" w:rsidRPr="00000000" w14:paraId="00000022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Vulnerabilidade jurídica: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possibilidade de passivos trabalhistas por falta de provas em auditorias (dificuldade em provar em juízo que o colaborador "João" aceitou a "Versão 2.1" da política na data "X"), risco de terceiros e uso de documentos obsoletos.   </w:t>
      </w:r>
    </w:p>
    <w:p w:rsidR="00000000" w:rsidDel="00000000" w:rsidP="00000000" w:rsidRDefault="00000000" w:rsidRPr="00000000" w14:paraId="00000024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Gestão fragmentada de riscos corporativos: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desconexão entre gestão de políticas internas, denúncias e colaboradores, que geram pontos cegos operacionais e aumentam a vulnerabilidade dos clientes.</w:t>
      </w:r>
    </w:p>
    <w:p w:rsidR="00000000" w:rsidDel="00000000" w:rsidP="00000000" w:rsidRDefault="00000000" w:rsidRPr="00000000" w14:paraId="00000026">
      <w:pPr>
        <w:spacing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lineRule="auto"/>
        <w:rPr/>
      </w:pPr>
      <w:bookmarkStart w:colFirst="0" w:colLast="0" w:name="_ynjeohd6ketz" w:id="5"/>
      <w:bookmarkEnd w:id="5"/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3. Objetivos: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  <w:t xml:space="preserve">Objetivos de Negócios (V1)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ind w:left="720" w:right="140.07874015748087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Aumentar o LTV (Lifetime Value)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dos clientes atuais através do cross-sell do novo produto.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ind w:left="720" w:right="140.07874015748087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Criar barreira de saída (Lock-in)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ao tornar a Contato Seguro a guardiã do histórico de conformidade do cliente.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ind w:left="720" w:right="140.07874015748087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Otimizar a gestão de documentos internos,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conferindo mais eficiência à operação do cliente;</w:t>
      </w:r>
    </w:p>
    <w:p w:rsidR="00000000" w:rsidDel="00000000" w:rsidP="00000000" w:rsidRDefault="00000000" w:rsidRPr="00000000" w14:paraId="0000002C">
      <w:pPr>
        <w:numPr>
          <w:ilvl w:val="0"/>
          <w:numId w:val="40"/>
        </w:numPr>
        <w:ind w:left="720" w:right="140.07874015748087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Oferecer "blindagem jurídica"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robusta para os clientes contra processos trabalhistas baseados em desconhecimento de regras;</w:t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Desburocratizar o processo de auditoria,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garantindo que a empresa esteja sempre auditável.</w:t>
      </w:r>
    </w:p>
    <w:p w:rsidR="00000000" w:rsidDel="00000000" w:rsidP="00000000" w:rsidRDefault="00000000" w:rsidRPr="00000000" w14:paraId="0000002E">
      <w:pPr>
        <w:ind w:left="720" w:firstLine="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Objetivos do Usuário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Otimizar o fluxo de criação, atualização, envio e aceite de documentos;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Ter visibilidade dos status de aceite e pendências dos documentos e dos colaboradores;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Obter facilmente relatórios de auditoria detalhados, em tempo real.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Não-Objetivos (Non Goals) - (V1)</w:t>
      </w:r>
    </w:p>
    <w:p w:rsidR="00000000" w:rsidDel="00000000" w:rsidP="00000000" w:rsidRDefault="00000000" w:rsidRPr="00000000" w14:paraId="00000035">
      <w:pPr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Não é uma plataforma de assinatura de documentos (como DocuSign) – o foco é o aceite interno de normas e procedimentos (B2E), sem assinaturas.</w:t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Não age no ciclo de vida de documentos contratuais, como contratos comerciais ou de colaboradores, assinaturas de vendas ou documentos jurídicos bilaterais; armazenamento de notas fiscais, comprovantes financeiros ou obrigações acessórias tributárias ou documentos que precisem de assinatura - o foco é a documentação normativa (procedimentos, políticas, termos, cartilhas), de documentos administrativos (termos de equipamentos, cartas de estacionamento, uso de armários) e comunicados.</w:t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Editor de texto nativo online (feature de V2).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Integração com </w:t>
      </w:r>
      <w:hyperlink r:id="rId11">
        <w:r w:rsidDel="00000000" w:rsidR="00000000" w:rsidRPr="00000000">
          <w:rPr>
            <w:rFonts w:ascii="Figtree" w:cs="Figtree" w:eastAsia="Figtree" w:hAnsi="Figtree"/>
            <w:color w:val="1155cc"/>
            <w:sz w:val="20"/>
            <w:szCs w:val="20"/>
            <w:u w:val="single"/>
            <w:rtl w:val="0"/>
          </w:rPr>
          <w:t xml:space="preserve">Gov.br</w:t>
        </w:r>
      </w:hyperlink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para assinatura digital (feature de V2).</w:t>
      </w:r>
    </w:p>
    <w:p w:rsidR="00000000" w:rsidDel="00000000" w:rsidP="00000000" w:rsidRDefault="00000000" w:rsidRPr="00000000" w14:paraId="0000003A">
      <w:pPr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yw8dn91st051" w:id="6"/>
      <w:bookmarkEnd w:id="6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⚠️4. Riscos do Projeto:</w:t>
      </w:r>
    </w:p>
    <w:p w:rsidR="00000000" w:rsidDel="00000000" w:rsidP="00000000" w:rsidRDefault="00000000" w:rsidRPr="00000000" w14:paraId="0000003D">
      <w:pPr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seção, você encontrará os riscos envolvidos e relacionados ao projeto, as viabilidades testadas, cenários criados e as formas de mitigar ou contornar tais situações de risco.</w:t>
        <w:br w:type="textWrapping"/>
        <w:br w:type="textWrapping"/>
      </w:r>
      <w:r w:rsidDel="00000000" w:rsidR="00000000" w:rsidRPr="00000000">
        <w:rPr>
          <w:rtl w:val="0"/>
        </w:rPr>
        <w:t xml:space="preserve">Riscos de Negócios / Usuário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Validade Jurídica e Motivação da Alteração (Súmula 51 TST):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Risco de a ferramenta não respeitar o "direito adquirido" ao atualizar normas.</w:t>
      </w:r>
    </w:p>
    <w:p w:rsidR="00000000" w:rsidDel="00000000" w:rsidP="00000000" w:rsidRDefault="00000000" w:rsidRPr="00000000" w14:paraId="0000003F">
      <w:pPr>
        <w:numPr>
          <w:ilvl w:val="1"/>
          <w:numId w:val="40"/>
        </w:numPr>
        <w:ind w:left="144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controle de versão rigoroso e "vigência temporal" no banco de dados, garantindo que versões antigas permaneçam acessíveis para consulta histórica, mas inativas para novos aceites.  A exigência de indicar os motivos/mudanças a cada versão fortalece a defesa da empresa em casos de alteração contratual. Se uma empresa remove um benefício e o colaborador alega desconhecimento, o log de "Motivo da Versão" serve como evidência da intenção administrativa e da transparência da mudança, auxiliando na mitigação de riscos relacionados à Súmula 51 do TST.</w:t>
      </w:r>
    </w:p>
    <w:p w:rsidR="00000000" w:rsidDel="00000000" w:rsidP="00000000" w:rsidRDefault="00000000" w:rsidRPr="00000000" w14:paraId="00000040">
      <w:pPr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Adoção baixa: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Clientes acharem complexo migrar documentos.</w:t>
      </w:r>
    </w:p>
    <w:p w:rsidR="00000000" w:rsidDel="00000000" w:rsidP="00000000" w:rsidRDefault="00000000" w:rsidRPr="00000000" w14:paraId="00000042">
      <w:pPr>
        <w:numPr>
          <w:ilvl w:val="1"/>
          <w:numId w:val="40"/>
        </w:numPr>
        <w:ind w:left="144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Importador em massa de PDFs + usuários na fase de setup.</w:t>
      </w:r>
    </w:p>
    <w:p w:rsidR="00000000" w:rsidDel="00000000" w:rsidP="00000000" w:rsidRDefault="00000000" w:rsidRPr="00000000" w14:paraId="00000043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Risco de "Spam":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Excesso de notificações via WhatsApp pode gerar bloqueio da conta Business da CS ou irritação do usuário.</w:t>
      </w:r>
    </w:p>
    <w:p w:rsidR="00000000" w:rsidDel="00000000" w:rsidP="00000000" w:rsidRDefault="00000000" w:rsidRPr="00000000" w14:paraId="00000045">
      <w:pPr>
        <w:numPr>
          <w:ilvl w:val="1"/>
          <w:numId w:val="40"/>
        </w:numPr>
        <w:ind w:left="144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configurações para o Gestor desabilitar notificações de atualização se desejar.</w:t>
      </w:r>
    </w:p>
    <w:p w:rsidR="00000000" w:rsidDel="00000000" w:rsidP="00000000" w:rsidRDefault="00000000" w:rsidRPr="00000000" w14:paraId="00000046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Contestações em massa: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Colaboradores utilizarem a função de "Contestação" como forma de protesto sem fundamento.</w:t>
      </w:r>
    </w:p>
    <w:p w:rsidR="00000000" w:rsidDel="00000000" w:rsidP="00000000" w:rsidRDefault="00000000" w:rsidRPr="00000000" w14:paraId="00000048">
      <w:pPr>
        <w:numPr>
          <w:ilvl w:val="1"/>
          <w:numId w:val="40"/>
        </w:numPr>
        <w:ind w:left="144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Tornar o campo "Justificativa" obrigatório e audível em caso de contestação.</w:t>
      </w:r>
    </w:p>
    <w:p w:rsidR="00000000" w:rsidDel="00000000" w:rsidP="00000000" w:rsidRDefault="00000000" w:rsidRPr="00000000" w14:paraId="00000049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"Li e não li":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Colaboradores clicarem em "Aceitar" sem ler.</w:t>
      </w:r>
    </w:p>
    <w:p w:rsidR="00000000" w:rsidDel="00000000" w:rsidP="00000000" w:rsidRDefault="00000000" w:rsidRPr="00000000" w14:paraId="0000004B">
      <w:pPr>
        <w:numPr>
          <w:ilvl w:val="1"/>
          <w:numId w:val="40"/>
        </w:numPr>
        <w:ind w:left="144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"Travas de Leitura" (Scroll obrigatório até o fim + Timer mínimo de permanência na página).</w:t>
      </w:r>
    </w:p>
    <w:p w:rsidR="00000000" w:rsidDel="00000000" w:rsidP="00000000" w:rsidRDefault="00000000" w:rsidRPr="00000000" w14:paraId="0000004C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Risco de Justificativas genéricas: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Usuários inserindo "ajustes" no campo obrigatório.</w:t>
      </w:r>
    </w:p>
    <w:p w:rsidR="00000000" w:rsidDel="00000000" w:rsidP="00000000" w:rsidRDefault="00000000" w:rsidRPr="00000000" w14:paraId="0000004E">
      <w:pPr>
        <w:numPr>
          <w:ilvl w:val="1"/>
          <w:numId w:val="40"/>
        </w:numPr>
        <w:ind w:left="144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um helper de texto ou contador de caracteres mínimo para incentivar descrições mais ricas, além de templates de justificativa (ex: "Adequação Legal", "Correção Ortográfica")</w:t>
      </w:r>
    </w:p>
    <w:p w:rsidR="00000000" w:rsidDel="00000000" w:rsidP="00000000" w:rsidRDefault="00000000" w:rsidRPr="00000000" w14:paraId="0000004F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Risco de Desorganização da Classificação: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Usuários criarem classificações redundantes (ex: "Política" e "Políticas").</w:t>
      </w:r>
    </w:p>
    <w:p w:rsidR="00000000" w:rsidDel="00000000" w:rsidP="00000000" w:rsidRDefault="00000000" w:rsidRPr="00000000" w14:paraId="00000051">
      <w:pPr>
        <w:numPr>
          <w:ilvl w:val="1"/>
          <w:numId w:val="40"/>
        </w:numPr>
        <w:ind w:left="144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Restringir o CRUD de Classificações apenas ao perfil de Admin Geral ou Gestor de Conteúdo Sênior, mantendo a padronização.</w:t>
      </w:r>
    </w:p>
    <w:p w:rsidR="00000000" w:rsidDel="00000000" w:rsidP="00000000" w:rsidRDefault="00000000" w:rsidRPr="00000000" w14:paraId="00000052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2z9i1nokmjd3" w:id="7"/>
      <w:bookmarkEnd w:id="7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🔭 5. Product Discovery: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seção, você encontrará os detalhes de nossa pesquisa de Product Discovery, incluindo o problema validado, o perfil dos usuários, os principais insights e as decisões estratégicas que fundamentam este projeto.</w:t>
        <w:br w:type="textWrapping"/>
        <w:br w:type="textWrapping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pesquisa de mercado indicou que grandes players globais (NAVEX, EQS) já integram Policies + Whistleblowing. No Brasil, há uma lacuna de soluções que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combinem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 validade jurídica da MP 2.200-2/2001 (assinatura eletrônica simples/avançada) com a gestão humanizada do RH. </w:t>
      </w:r>
    </w:p>
    <w:p w:rsidR="00000000" w:rsidDel="00000000" w:rsidP="00000000" w:rsidRDefault="00000000" w:rsidRPr="00000000" w14:paraId="00000056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segregação departamental permite que a Contato Seguro atenda holdings e grupos multi-empresas, onde a autonomia administrativa é um requisito de segurança da informação.</w:t>
      </w:r>
    </w:p>
    <w:p w:rsidR="00000000" w:rsidDel="00000000" w:rsidP="00000000" w:rsidRDefault="00000000" w:rsidRPr="00000000" w14:paraId="00000058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58.07086614173244" w:tblpY="0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115"/>
        <w:gridCol w:w="2295"/>
        <w:gridCol w:w="3345"/>
        <w:tblGridChange w:id="0">
          <w:tblGrid>
            <w:gridCol w:w="2430"/>
            <w:gridCol w:w="2115"/>
            <w:gridCol w:w="2295"/>
            <w:gridCol w:w="3345"/>
          </w:tblGrid>
        </w:tblGridChange>
      </w:tblGrid>
      <w:tr>
        <w:trPr>
          <w:cantSplit w:val="0"/>
          <w:trHeight w:val="801.42857142857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line="342.85714285714283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Atributo Estratégico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line="342.85714285714283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Status Atual (Brasil)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line="342.85714285714283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Proposta Contato Seguro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line="342.85714285714283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Diferencial Competitivo Proposto</w:t>
            </w:r>
          </w:p>
        </w:tc>
      </w:tr>
      <w:tr>
        <w:trPr>
          <w:cantSplit w:val="0"/>
          <w:trHeight w:val="985.71428571428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line="342.85714285714283" w:lineRule="auto"/>
              <w:jc w:val="center"/>
              <w:rPr>
                <w:rFonts w:ascii="Figtree" w:cs="Figtree" w:eastAsia="Figtree" w:hAnsi="Figtree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Integridade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line="342.85714285714283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Assinaturas manuais ou digitais isoladas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240" w:line="342.85714285714283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Logs de IP, Timestamp e User Agent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240" w:line="342.85714285714283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Armazenamento WORM e Ledger Imutável </w:t>
            </w:r>
          </w:p>
        </w:tc>
      </w:tr>
      <w:tr>
        <w:trPr>
          <w:cantSplit w:val="0"/>
          <w:trHeight w:val="1120.71428571428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line="342.85714285714283" w:lineRule="auto"/>
              <w:jc w:val="center"/>
              <w:rPr>
                <w:rFonts w:ascii="Figtree" w:cs="Figtree" w:eastAsia="Figtree" w:hAnsi="Figtree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Monetização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line="342.85714285714283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Venda de licenças por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240" w:line="342.85714285714283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Modelo híbrido: Licenciamento + Kits de Templates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240" w:line="342.85714285714283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Monetização de consultoria jurídica/MKT via plataforma</w:t>
            </w:r>
          </w:p>
        </w:tc>
      </w:tr>
      <w:tr>
        <w:trPr>
          <w:cantSplit w:val="0"/>
          <w:trHeight w:val="1503.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line="342.85714285714283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Governança Descentralizada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line="342.85714285714283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Acesso "tudo ou nada" (All-or-nothing)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240" w:line="342.85714285714283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Gestão centralizada por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240" w:line="276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Segregação por Departamento / Comitês</w:t>
            </w:r>
          </w:p>
          <w:p w:rsidR="00000000" w:rsidDel="00000000" w:rsidP="00000000" w:rsidRDefault="00000000" w:rsidRPr="00000000" w14:paraId="0000006A">
            <w:pPr>
              <w:spacing w:after="240" w:line="276" w:lineRule="auto"/>
              <w:jc w:val="center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Centralização de versões com motivo de alteração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line="342.85714285714283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Taxonomia de Auditoria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line="342.85714285714283" w:lineRule="auto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Dificuldade de gerenciar a tipologia de documentos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line="342.85714285714283" w:lineRule="auto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Classificação dinâmica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240" w:line="342.85714285714283" w:lineRule="auto"/>
              <w:rPr>
                <w:rFonts w:ascii="Figtree" w:cs="Figtree" w:eastAsia="Figtree" w:hAnsi="Figtree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18"/>
                <w:szCs w:val="18"/>
                <w:rtl w:val="0"/>
              </w:rPr>
              <w:t xml:space="preserve">Tags Dinâmicas para Indicadores de GRC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434343"/>
          <w:sz w:val="20"/>
          <w:szCs w:val="20"/>
        </w:rPr>
      </w:pPr>
      <w:hyperlink r:id="rId12">
        <w:r w:rsidDel="00000000" w:rsidR="00000000" w:rsidRPr="00000000">
          <w:rPr>
            <w:rFonts w:ascii="Figtree" w:cs="Figtree" w:eastAsia="Figtree" w:hAnsi="Figtree"/>
            <w:color w:val="0000ee"/>
            <w:u w:val="single"/>
            <w:rtl w:val="0"/>
          </w:rPr>
          <w:t xml:space="preserve">Research</w:t>
        </w:r>
      </w:hyperlink>
      <w:r w:rsidDel="00000000" w:rsidR="00000000" w:rsidRPr="00000000">
        <w:rPr>
          <w:rFonts w:ascii="Figtree" w:cs="Figtree" w:eastAsia="Figtree" w:hAnsi="Figtree"/>
          <w:color w:val="43434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0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0" w:before="200" w:line="240" w:lineRule="auto"/>
        <w:rPr>
          <w:rFonts w:ascii="Montserrat ExtraBold" w:cs="Montserrat ExtraBold" w:eastAsia="Montserrat ExtraBold" w:hAnsi="Montserrat ExtraBold"/>
          <w:sz w:val="2"/>
          <w:szCs w:val="2"/>
        </w:rPr>
      </w:pPr>
      <w:bookmarkStart w:colFirst="0" w:colLast="0" w:name="_3ih40nr6vpyn" w:id="8"/>
      <w:bookmarkEnd w:id="8"/>
      <w:r w:rsidDel="00000000" w:rsidR="00000000" w:rsidRPr="00000000">
        <w:rPr>
          <w:sz w:val="20"/>
          <w:szCs w:val="20"/>
          <w:rtl w:val="0"/>
        </w:rPr>
        <w:t xml:space="preserve">🔒 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6. Perfis e permissões: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Descrição dos perfis relativos ao produto e suas respectivas permissões.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74">
      <w:pPr>
        <w:numPr>
          <w:ilvl w:val="0"/>
          <w:numId w:val="55"/>
        </w:numPr>
        <w:spacing w:before="200" w:lineRule="auto"/>
        <w:ind w:left="720" w:hanging="360"/>
        <w:jc w:val="both"/>
        <w:rPr>
          <w:rFonts w:ascii="Figtree" w:cs="Figtree" w:eastAsia="Figtree" w:hAnsi="Figtree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4"/>
          <w:szCs w:val="24"/>
          <w:rtl w:val="0"/>
        </w:rPr>
        <w:t xml:space="preserve">Perfis:</w:t>
      </w:r>
    </w:p>
    <w:p w:rsidR="00000000" w:rsidDel="00000000" w:rsidP="00000000" w:rsidRDefault="00000000" w:rsidRPr="00000000" w14:paraId="00000075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Admin Geral: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Pode comprar/criar templates, editar textos de notificação (e-mail), ver todos os relatórios, criar documentos e editar, remover documentos.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Acessa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 tela de indicadores de documentos. CRUD completo de Classificações. Gerenciar usuários da plataforma, atrelando usuário à departamentos e perfis já criados.</w:t>
      </w:r>
    </w:p>
    <w:p w:rsidR="00000000" w:rsidDel="00000000" w:rsidP="00000000" w:rsidRDefault="00000000" w:rsidRPr="00000000" w14:paraId="00000076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Gestor de Departamento: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Permissões de Admin limitadas estritamente ao seu departamento. Pode criar, editar, cobrar e visualizar relatórios apenas dos documentos e colaboradores sob sua jurisdição departamental. </w:t>
      </w:r>
      <w:commentRangeStart w:id="0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Pode utilizar as classificações existentes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mas não pode deletar classificações globais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Visualizador/Auditor: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Pode ver o status/documentos da sua equipe, mas não edita o documento original, nem cria novos, nem envia cobranças É um auditor. Mas pode extrair relatórios dos departamentos que possui acesso.</w:t>
      </w:r>
    </w:p>
    <w:p w:rsidR="00000000" w:rsidDel="00000000" w:rsidP="00000000" w:rsidRDefault="00000000" w:rsidRPr="00000000" w14:paraId="00000078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"/>
      <w:commentRangeStart w:id="2"/>
      <w:commentRangeStart w:id="3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Revisor/Aprovador: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Pode revisar o documento criado pelo usuário gestor, aprová-lo ou propor mudanças. 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Colaborador: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Acesso apenas ao "Portal do Colaborador" para leitura e aceite de seus próprios documentos, Contestação (com justificativa) e download do seu comprovante.</w:t>
      </w:r>
    </w:p>
    <w:p w:rsidR="00000000" w:rsidDel="00000000" w:rsidP="00000000" w:rsidRDefault="00000000" w:rsidRPr="00000000" w14:paraId="0000007A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before="200" w:lineRule="auto"/>
        <w:ind w:left="720" w:hanging="360"/>
        <w:rPr>
          <w:rFonts w:ascii="Figtree" w:cs="Figtree" w:eastAsia="Figtree" w:hAnsi="Figtree"/>
          <w:b w:val="1"/>
          <w:bCs w:val="1"/>
          <w:color w:val="434343"/>
          <w:sz w:val="24"/>
          <w:szCs w:val="24"/>
        </w:rPr>
      </w:pPr>
      <w:commentRangeStart w:id="4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4"/>
          <w:szCs w:val="24"/>
          <w:rtl w:val="0"/>
        </w:rPr>
        <w:t xml:space="preserve">Permissões (em construção):</w:t>
      </w:r>
    </w:p>
    <w:p w:rsidR="00000000" w:rsidDel="00000000" w:rsidP="00000000" w:rsidRDefault="00000000" w:rsidRPr="00000000" w14:paraId="0000007C">
      <w:pPr>
        <w:spacing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listagem das permissões está disponível </w:t>
      </w:r>
      <w:hyperlink r:id="rId13">
        <w:r w:rsidDel="00000000" w:rsidR="00000000" w:rsidRPr="00000000">
          <w:rPr>
            <w:rFonts w:ascii="Figtree" w:cs="Figtree" w:eastAsia="Figtree" w:hAnsi="Figtree"/>
            <w:color w:val="1155cc"/>
            <w:sz w:val="20"/>
            <w:szCs w:val="20"/>
            <w:u w:val="single"/>
            <w:rtl w:val="0"/>
          </w:rPr>
          <w:t xml:space="preserve">neste link.</w:t>
        </w:r>
      </w:hyperlink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before="200" w:lineRule="auto"/>
        <w:rPr>
          <w:rFonts w:ascii="Montserrat" w:cs="Montserrat" w:eastAsia="Montserrat" w:hAnsi="Montserrat"/>
          <w:sz w:val="26"/>
          <w:szCs w:val="26"/>
        </w:rPr>
      </w:pPr>
      <w:bookmarkStart w:colFirst="0" w:colLast="0" w:name="_pfi2yny0i6eq" w:id="9"/>
      <w:bookmarkEnd w:id="9"/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📚 7. User Stories (em construção):</w:t>
      </w:r>
    </w:p>
    <w:tbl>
      <w:tblPr>
        <w:tblStyle w:val="Table4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4275"/>
        <w:gridCol w:w="870"/>
        <w:gridCol w:w="780"/>
        <w:gridCol w:w="780"/>
        <w:gridCol w:w="660"/>
        <w:tblGridChange w:id="0">
          <w:tblGrid>
            <w:gridCol w:w="1575"/>
            <w:gridCol w:w="1725"/>
            <w:gridCol w:w="4275"/>
            <w:gridCol w:w="870"/>
            <w:gridCol w:w="780"/>
            <w:gridCol w:w="780"/>
            <w:gridCol w:w="660"/>
          </w:tblGrid>
        </w:tblGridChange>
      </w:tblGrid>
      <w:tr>
        <w:trPr>
          <w:cantSplit w:val="0"/>
          <w:trHeight w:val="675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c4587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c4587" w:val="clea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c4587" w:val="clea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Porque ele quer fazer? Qual o objetivo dele?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c4587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c4587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c4587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Prazo (e)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c4587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Telas</w:t>
            </w:r>
          </w:p>
        </w:tc>
      </w:tr>
      <w:tr>
        <w:trPr>
          <w:cantSplit w:val="0"/>
          <w:trHeight w:val="885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EP01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Gestão de acessos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 01 - Gestão de Perfis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usuário do suporte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, eu quero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associar usuários a perfis específicos,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para que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eu possa delegar as responsabilidades na plataforma da melhor forma para a minha empresa.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16/03 a 28/03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3d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1029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EP01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Gestão de acessos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 02 - Gestão de Dep. (admin)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usuário do suporte,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eu quero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 associar usuários a departamentos específicos, p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ara que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 eu possa delegar a responsabilidade da conformidade documental para as lideranças de cada área.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RN 15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16/03 a 28/03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5d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EP02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CRUD Documentos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 03 - Criação de documentos (base)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dmin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geral ou usuário gestor,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 quero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 criar um documento e enviar para os meus colaboradores, p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ara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otimizar meu processo operacional e garantir que todos recebam a informação.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RN 01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RN 14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16/03 a 28/03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15d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EP02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CRUD Documentos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 04 - </w:t>
            </w:r>
            <w:commentRangeStart w:id="5"/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Gestão de Classificações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a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dmin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Geral,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eu quero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 criar, editar e remover Classificações (Políticas, Termos, etc.), p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ara que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 eu possa organizar o repositório, facilitar auditorias e extrair indicadores por tipo de documento.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RN 19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RN 20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16/03 a 28/03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10d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rHeight w:val="1245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EP03 Customizações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 05 -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Definição do tipo de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dmin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geral ou usuário gestor, e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 quero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que ao criar um documento, quero definir o tipo de documento,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para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garantir a integridade corporativa da empresa.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RN 22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EP03 Customizações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 06 -</w:t>
            </w:r>
            <w:commentRangeStart w:id="6"/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Prazo de vigência de documentos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dmin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geral ou usuário gestor, eu quero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que, ao criar um documento, possa definir o seu prazo de vigência, nos casos aplicáveis.,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 para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garantir a integridade corporativa da empresa.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RN 21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RN 22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1157.4193548387095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EP03 Customizações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 07 - </w:t>
            </w:r>
            <w:commentRangeStart w:id="7"/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Prazo de vigência de aceite de documentos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dmin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geral ou usuário gestor,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eu quero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que, ao criar um documento, possa definir o prazo de vigência de aceite/ciência do documento, nos casos aplicáveis, p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ara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garantir a integridade corporativa da empresa.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EP03 Customizações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 08 - Trava de scroll e tempo de leitura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Como 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dmin</w:t>
            </w: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 geral ou usuário gestor, 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eu quero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que, ao criar um documento, possa definir se terá ou não trava de scroll e tempo de leitura, p</w:t>
            </w: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ara </w:t>
            </w: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garantir a integridade corporativa da empresa.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EP02 CRUD Documentos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Inativar um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EP02 CRUD Documentos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Status dos documentos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EP04 Versionamento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Versionamento de documentos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Aceite ou recusa de documentos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Dúvidas quanto ao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conversação entre pessoa e gestor de documentos/departamentos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Relatório de auditoria do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Relatório de controle por departamento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Relatório de controle por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Uso de templates prontos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uso default, sem custo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Incluir no produto a frase: "Modelo referencial". A Contato Seguro não se responsabiliza por alterações no texto original."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CRUD de Templates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templates por departamento?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templates por cliente-empresa?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Vendas internas do produto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vender templates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vender consultoria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Gestão via Plataforma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departamentos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usuários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Gestão de prazos das notificações padrões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center"/>
              <w:rPr>
                <w:rFonts w:ascii="Figtree" w:cs="Figtree" w:eastAsia="Figtree" w:hAnsi="Figtree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18"/>
                <w:szCs w:val="18"/>
                <w:rtl w:val="0"/>
              </w:rPr>
              <w:t xml:space="preserve">mensagens automatizadas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0" w:line="24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ldzb6n5s5ypr" w:id="10"/>
      <w:bookmarkEnd w:id="10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📑 8. Regras de Negócio: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encontra as regras de negócio, comportamentos esperados, e as informações dos comportamentos esperados em resposta às interações do usuário.</w:t>
        <w:br w:type="textWrapping"/>
        <w:br w:type="textWrapping"/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RN01. Tipos de arquivo:</w:t>
      </w:r>
    </w:p>
    <w:p w:rsidR="00000000" w:rsidDel="00000000" w:rsidP="00000000" w:rsidRDefault="00000000" w:rsidRPr="00000000" w14:paraId="00000128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Permitir arquivos em </w:t>
      </w:r>
      <w:commentRangeStart w:id="8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PDF no MVP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sempre salvando um hash para garantir a imutabilidade da informação quando incluído na ferramenta.</w:t>
      </w:r>
    </w:p>
    <w:p w:rsidR="00000000" w:rsidDel="00000000" w:rsidP="00000000" w:rsidRDefault="00000000" w:rsidRPr="00000000" w14:paraId="00000129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9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seriam esses templates? PDF (não é formato editável)? .docx?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RN02. Trilha de auditoria:</w:t>
      </w:r>
    </w:p>
    <w:p w:rsidR="00000000" w:rsidDel="00000000" w:rsidP="00000000" w:rsidRDefault="00000000" w:rsidRPr="00000000" w14:paraId="0000012B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Exportação de um arquivo excel com: Nome, CPF, Data/Hora aceite, IP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(se possível)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Status (Pendente/Aceito), Versão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(hash com a versão do documento)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Relatório Excel e PDF por Documento (quem assinou este doc?) e por Colaborador (o que este user assinou?).</w:t>
      </w:r>
    </w:p>
    <w:p w:rsidR="00000000" w:rsidDel="00000000" w:rsidP="00000000" w:rsidRDefault="00000000" w:rsidRPr="00000000" w14:paraId="0000012D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RN03. Termo de aceite legal: </w:t>
      </w:r>
    </w:p>
    <w:p w:rsidR="00000000" w:rsidDel="00000000" w:rsidP="00000000" w:rsidRDefault="00000000" w:rsidRPr="00000000" w14:paraId="0000012E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modal de confirmação deve conter obrigatoriamente o texto explicativo sobre a validade da assinatura eletrônica conforme a MP 2.200-2/2001, garantindo ciência legal.</w:t>
      </w:r>
    </w:p>
    <w:p w:rsidR="00000000" w:rsidDel="00000000" w:rsidP="00000000" w:rsidRDefault="00000000" w:rsidRPr="00000000" w14:paraId="0000012F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RN04. Imutabilidade do log:</w:t>
      </w:r>
    </w:p>
    <w:p w:rsidR="00000000" w:rsidDel="00000000" w:rsidP="00000000" w:rsidRDefault="00000000" w:rsidRPr="00000000" w14:paraId="00000130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Um registro de aceite (attestation) nunca pode ser deletado ou alterado, apenas "invalidado" por uma nova versão, mantendo o histórico para fins forenses (WORM Storage logic).</w:t>
      </w:r>
    </w:p>
    <w:p w:rsidR="00000000" w:rsidDel="00000000" w:rsidP="00000000" w:rsidRDefault="00000000" w:rsidRPr="00000000" w14:paraId="00000131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RN05. Versionamento obrigatório:</w:t>
      </w:r>
    </w:p>
    <w:p w:rsidR="00000000" w:rsidDel="00000000" w:rsidP="00000000" w:rsidRDefault="00000000" w:rsidRPr="00000000" w14:paraId="00000132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Não é permitida a criação de documentos duplicados para fins de atualização. Mudanças em políticas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publicadas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devem ser feitas obrigatoriamente através do fluxo de "Nova Versão" no mesmo registro. Sempre criar versão nova de documento, nunca apenas editar “na mesma versão”.</w:t>
      </w:r>
    </w:p>
    <w:p w:rsidR="00000000" w:rsidDel="00000000" w:rsidP="00000000" w:rsidRDefault="00000000" w:rsidRPr="00000000" w14:paraId="00000133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RN06. Troca de mensagens:</w:t>
      </w:r>
    </w:p>
    <w:p w:rsidR="00000000" w:rsidDel="00000000" w:rsidP="00000000" w:rsidRDefault="00000000" w:rsidRPr="00000000" w14:paraId="00000134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justificativa da contestação envia uma notificação ao usuário gestor, sendo alocada em um histórico do colaborador e do documento onde o gestor pode responder, mas o aceite permanece pendente até que o colaborador refaça a ação positiva.</w:t>
      </w:r>
    </w:p>
    <w:p w:rsidR="00000000" w:rsidDel="00000000" w:rsidP="00000000" w:rsidRDefault="00000000" w:rsidRPr="00000000" w14:paraId="00000135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RN07. Rastreabilidade de IP:</w:t>
      </w:r>
    </w:p>
    <w:p w:rsidR="00000000" w:rsidDel="00000000" w:rsidP="00000000" w:rsidRDefault="00000000" w:rsidRPr="00000000" w14:paraId="00000136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Todo aceite deve registrar o IP de origem. Se o aceite vier de rede externa, deve-se aplicar Geo-IP check para flagrar anomalias.</w:t>
      </w:r>
    </w:p>
    <w:p w:rsidR="00000000" w:rsidDel="00000000" w:rsidP="00000000" w:rsidRDefault="00000000" w:rsidRPr="00000000" w14:paraId="00000137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RN08. Reciclagem/Validade:</w:t>
      </w:r>
    </w:p>
    <w:p w:rsidR="00000000" w:rsidDel="00000000" w:rsidP="00000000" w:rsidRDefault="00000000" w:rsidRPr="00000000" w14:paraId="00000138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permitir definir uma data de "Validade do aceite". Ex: Aceite expira em 1 ano. 30 dias antes, o sistema cria nova pendência de "Reciclagem" automaticamente.</w:t>
      </w:r>
    </w:p>
    <w:p w:rsidR="00000000" w:rsidDel="00000000" w:rsidP="00000000" w:rsidRDefault="00000000" w:rsidRPr="00000000" w14:paraId="00000139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RN09. Status dos documentos: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status possíveis para os documentos dentro da plataforma de gestão de documentos são: “pendente de aceite”; “aceito”, “inativo” ou “expirado”.  Os status possíveis para os documentos dentro do portal do colaborador são: “pendente de aceite”; “aceito”. </w:t>
      </w:r>
    </w:p>
    <w:p w:rsidR="00000000" w:rsidDel="00000000" w:rsidP="00000000" w:rsidRDefault="00000000" w:rsidRPr="00000000" w14:paraId="0000013A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RN10. Lembretes: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enviar Lembretes automáticos (3, 7, 15 dias) ao colaborador pelos meios cadastrados (Whats e e-mail). Não devem ser disparados quando não tiverem mais colaboradores pendentes. O gestor pode ver a lista de pendentes e enviar novamente algum lembrete.</w:t>
      </w:r>
    </w:p>
    <w:p w:rsidR="00000000" w:rsidDel="00000000" w:rsidP="00000000" w:rsidRDefault="00000000" w:rsidRPr="00000000" w14:paraId="0000013B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commentRangeStart w:id="10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RN11. Notificação de controle</w:t>
      </w:r>
    </w:p>
    <w:p w:rsidR="00000000" w:rsidDel="00000000" w:rsidP="00000000" w:rsidRDefault="00000000" w:rsidRPr="00000000" w14:paraId="0000013C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enviar e-mails automáticos ao gestor (admin e gestor de conteúdo) indicando o status atual de Total de colaboradores que já aceitaram o documento, Total de colaboradores que recusaram, Total de colaboradores pendentes. </w:t>
      </w:r>
    </w:p>
    <w:p w:rsidR="00000000" w:rsidDel="00000000" w:rsidP="00000000" w:rsidRDefault="00000000" w:rsidRPr="00000000" w14:paraId="0000013D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notificação deve ser individual por documento, e deve ser disparada a cada 5 dias após o envio do documento para aceite. Não deve ser disparado quando não tiverem mais colaboradores pendentes.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RN14. Segregação Departamental:</w:t>
      </w:r>
    </w:p>
    <w:p w:rsidR="00000000" w:rsidDel="00000000" w:rsidP="00000000" w:rsidRDefault="00000000" w:rsidRPr="00000000" w14:paraId="0000013F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Um documento deve estar obrigatoriamente vinculado a pelo menos um Departamento. Usuários sem permissão explícita naquele departamento não poderão visualizar o documento, seu conteúdo ou seus logs de aceite na área administrativa.</w:t>
      </w:r>
    </w:p>
    <w:p w:rsidR="00000000" w:rsidDel="00000000" w:rsidP="00000000" w:rsidRDefault="00000000" w:rsidRPr="00000000" w14:paraId="00000140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RN15. Herança de Permissões: </w:t>
      </w:r>
    </w:p>
    <w:p w:rsidR="00000000" w:rsidDel="00000000" w:rsidP="00000000" w:rsidRDefault="00000000" w:rsidRPr="00000000" w14:paraId="00000141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Admin Geral pode atribuir um usuário como "Gestor" de múltiplos departamentos, criando uma visão consolidada apenas das áreas sob sua responsabilidade.</w:t>
      </w:r>
    </w:p>
    <w:p w:rsidR="00000000" w:rsidDel="00000000" w:rsidP="00000000" w:rsidRDefault="00000000" w:rsidRPr="00000000" w14:paraId="00000142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RN16. Impacto no Banco de Pessoas:</w:t>
      </w:r>
    </w:p>
    <w:p w:rsidR="00000000" w:rsidDel="00000000" w:rsidP="00000000" w:rsidRDefault="00000000" w:rsidRPr="00000000" w14:paraId="00000143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visualizar o status de aceite de uma pessoa, o gestor do Banco de Pessoas terá acesso a todos os aceites, independentemente do departamento de origem, para não prejudicar a investigação e análise .</w:t>
      </w:r>
    </w:p>
    <w:p w:rsidR="00000000" w:rsidDel="00000000" w:rsidP="00000000" w:rsidRDefault="00000000" w:rsidRPr="00000000" w14:paraId="00000144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RN17. Justificativa de Versão obrigatória:</w:t>
      </w:r>
    </w:p>
    <w:p w:rsidR="00000000" w:rsidDel="00000000" w:rsidP="00000000" w:rsidRDefault="00000000" w:rsidRPr="00000000" w14:paraId="00000145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É impossível publicar uma nova versão sem o preenchimento do campo "Motivo/Mudanças". Este texto deve ser exibido ao colaborador no momento do aceite para que ele saiba o que mudou em relação à versão anterior.</w:t>
      </w:r>
    </w:p>
    <w:p w:rsidR="00000000" w:rsidDel="00000000" w:rsidP="00000000" w:rsidRDefault="00000000" w:rsidRPr="00000000" w14:paraId="00000146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RN18. Registro de alterações (Change Log):</w:t>
      </w:r>
    </w:p>
    <w:p w:rsidR="00000000" w:rsidDel="00000000" w:rsidP="00000000" w:rsidRDefault="00000000" w:rsidRPr="00000000" w14:paraId="00000147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gerar um log visual (Timeline) dentro do documento, acessível para auditoria, listando todas as versões, quem as publicou e as justificativas inseridas.</w:t>
      </w:r>
    </w:p>
    <w:p w:rsidR="00000000" w:rsidDel="00000000" w:rsidP="00000000" w:rsidRDefault="00000000" w:rsidRPr="00000000" w14:paraId="00000148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RN19. Integridade de Classificação:</w:t>
      </w:r>
    </w:p>
    <w:p w:rsidR="00000000" w:rsidDel="00000000" w:rsidP="00000000" w:rsidRDefault="00000000" w:rsidRPr="00000000" w14:paraId="00000149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Não é permitida a remoção de uma Classificação que possua documentos vinculados (Ativos ou Históricos). O sistema deve exigir a reclassificação dos documentos antes da exclusão da classificação..</w:t>
      </w:r>
    </w:p>
    <w:p w:rsidR="00000000" w:rsidDel="00000000" w:rsidP="00000000" w:rsidRDefault="00000000" w:rsidRPr="00000000" w14:paraId="0000014A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RN20. Unicidade de Classificação:</w:t>
      </w:r>
    </w:p>
    <w:p w:rsidR="00000000" w:rsidDel="00000000" w:rsidP="00000000" w:rsidRDefault="00000000" w:rsidRPr="00000000" w14:paraId="0000014B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Um documento pode pertencer a apenas uma classificação principal para fins de indicadores de auditoria, garantindo que não haja duplicidade em relatórios financeiros ou de GRC.</w:t>
      </w:r>
    </w:p>
    <w:p w:rsidR="00000000" w:rsidDel="00000000" w:rsidP="00000000" w:rsidRDefault="00000000" w:rsidRPr="00000000" w14:paraId="0000014C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commentRangeStart w:id="11"/>
      <w:commentRangeStart w:id="12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RN21. "Data de início de vigência".</w:t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Na criação do documento, o sistema deve exigir “Data de início de vigência”. A partir dessa data, o documento será enviado para os destinatários. </w:t>
      </w:r>
    </w:p>
    <w:p w:rsidR="00000000" w:rsidDel="00000000" w:rsidP="00000000" w:rsidRDefault="00000000" w:rsidRPr="00000000" w14:paraId="0000014E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RN22. Tipos de documentos:</w:t>
      </w:r>
    </w:p>
    <w:p w:rsidR="00000000" w:rsidDel="00000000" w:rsidP="00000000" w:rsidRDefault="00000000" w:rsidRPr="00000000" w14:paraId="0000014F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documentos serão divididos em dois tipos: adesão (com versionamento) ou ciência (sem versionamento), sendo que os documentos de ambos os tipos podem ou não possuir aceite. </w:t>
      </w:r>
    </w:p>
    <w:p w:rsidR="00000000" w:rsidDel="00000000" w:rsidP="00000000" w:rsidRDefault="00000000" w:rsidRPr="00000000" w14:paraId="00000150">
      <w:pPr>
        <w:spacing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y7m21oudug50" w:id="11"/>
      <w:bookmarkEnd w:id="11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🎨 9. Design de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detalhes sobre os elementos da interface que será exibida ao usuário, incluindo gráficos, tabelas, botões e mensagens de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Tela de leitura (Mobile First):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PDF renderizado com zoom pinça. Footer fixo com dois botões grandes: "Verde (Aceitar)" e "Vermelho (Recusar)". Interface limpa, sem menus laterais intrusivos. Barra de progresso de leitura no topo. Botão de ação fixo no rodapé (sticky footer) que muda de estado (Desabilitado -&gt; Habilitado).</w:t>
      </w:r>
    </w:p>
    <w:p w:rsidR="00000000" w:rsidDel="00000000" w:rsidP="00000000" w:rsidRDefault="00000000" w:rsidRPr="00000000" w14:paraId="00000154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Alvos de toque (Touch Targets):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No mobile, os botões de "Aceitar" e "Recusar" devem ter dimensões mínimas para evitar cliques acidentais e facilitar o uso por pessoas com dificuldades motoras.   </w:t>
      </w:r>
    </w:p>
    <w:p w:rsidR="00000000" w:rsidDel="00000000" w:rsidP="00000000" w:rsidRDefault="00000000" w:rsidRPr="00000000" w14:paraId="00000155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Modal de aceite: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Ao clicar em aceitar, abrir modal de confirmação com texto legal ("Declaro para os devidos fins...") e checkbox obrigatório.   </w:t>
      </w:r>
    </w:p>
    <w:p w:rsidR="00000000" w:rsidDel="00000000" w:rsidP="00000000" w:rsidRDefault="00000000" w:rsidRPr="00000000" w14:paraId="00000156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Dashboard de Pessoa: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Na tela de detalhes do colaborador, incluir tabela com documentos e seus status. Sendo possível acessar o histórico e chat de justificativa (mediante permissão).</w:t>
      </w:r>
    </w:p>
    <w:p w:rsidR="00000000" w:rsidDel="00000000" w:rsidP="00000000" w:rsidRDefault="00000000" w:rsidRPr="00000000" w14:paraId="00000157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Contraste e legibilidade: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Garantir contraste rigoroso para usuários com baixa visão e suporte total para leitores de tela em documentos e interfaces de quiz.   </w:t>
      </w:r>
    </w:p>
    <w:p w:rsidR="00000000" w:rsidDel="00000000" w:rsidP="00000000" w:rsidRDefault="00000000" w:rsidRPr="00000000" w14:paraId="00000158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Redução de carga cognitiva: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As instruções de aceite devem ser escritas em linguagem clara e direta (Plain Language), evitando o "leguês" excessivo que confunde o colaborador e pode invalidar o consentimento sob a ótica da LGPD.</w:t>
      </w:r>
    </w:p>
    <w:p w:rsidR="00000000" w:rsidDel="00000000" w:rsidP="00000000" w:rsidRDefault="00000000" w:rsidRPr="00000000" w14:paraId="00000159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Modal de venda de Templates: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Vitrine visual (Thumbnails) dos documentos disponíveis (Ética, LGPD, Segurança). Botão "Saiba mais".</w:t>
      </w:r>
    </w:p>
    <w:p w:rsidR="00000000" w:rsidDel="00000000" w:rsidP="00000000" w:rsidRDefault="00000000" w:rsidRPr="00000000" w14:paraId="0000015A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Context Switcher: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Nas estatísticas,  deve possuir um dropdown permitirá que o gestor filtre toda a interface pelo departamento desejado.</w:t>
      </w:r>
    </w:p>
    <w:p w:rsidR="00000000" w:rsidDel="00000000" w:rsidP="00000000" w:rsidRDefault="00000000" w:rsidRPr="00000000" w14:paraId="0000015B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Filtros de Relatório: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Relatórios de auditoria devem permitir exportação por departamento ou consolidada (apenas para Admin Geral).</w:t>
      </w:r>
    </w:p>
    <w:p w:rsidR="00000000" w:rsidDel="00000000" w:rsidP="00000000" w:rsidRDefault="00000000" w:rsidRPr="00000000" w14:paraId="0000015C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Timeline de Versões: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Na tela de detalhes do documento, deve haver uma aba ou lateral de "Histórico", exibindo uma linha do tempo com: Versão, Data, Autor e a Justificativa.</w:t>
      </w:r>
    </w:p>
    <w:p w:rsidR="00000000" w:rsidDel="00000000" w:rsidP="00000000" w:rsidRDefault="00000000" w:rsidRPr="00000000" w14:paraId="0000015D">
      <w:pPr>
        <w:spacing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Diferenciação visual para o colaborador: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Quando o colaborador for impactado por uma nova versão, a interface de aceite deve destacar: "O que mudou nesta versão?", exibindo o texto inserido pelo gestor.</w:t>
      </w:r>
    </w:p>
    <w:p w:rsidR="00000000" w:rsidDel="00000000" w:rsidP="00000000" w:rsidRDefault="00000000" w:rsidRPr="00000000" w14:paraId="0000015E">
      <w:pPr>
        <w:spacing w:after="200" w:before="20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Tela de Gestão de Documentos: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Deve incluir um componente de filtro lateral ou dropdown superior para filtrar por Classificação. Isso deve atualizar a listagem em tempo real.</w:t>
      </w:r>
    </w:p>
    <w:p w:rsidR="00000000" w:rsidDel="00000000" w:rsidP="00000000" w:rsidRDefault="00000000" w:rsidRPr="00000000" w14:paraId="0000015F">
      <w:pPr>
        <w:spacing w:after="200" w:before="20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sz w:val="8"/>
          <w:szCs w:val="8"/>
        </w:rPr>
      </w:pPr>
      <w:bookmarkStart w:colFirst="0" w:colLast="0" w:name="_gjaqz6b16968" w:id="12"/>
      <w:bookmarkEnd w:id="12"/>
      <w:commentRangeStart w:id="13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🔑 10. Métricas Chaves (KPI’s):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Esta seção define as métricas chave (KPIs) que usaremos para medir o sucesso e o impacto do produto/funcionalidade após o seu lançamento.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Taxa de Adesão (Compliance Rate):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% de colaboradores que aceitaram dentro do prazo estipulado pela organização.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Time-to-Sign: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Tempo médio entre o disparo da campanha e o aceite.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Redução de Follow-up: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Tempo economizado pelo RH (comparativo vs. processo manual).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Taxa de Conformidade de Terceiros: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Percentual de fornecedores e parceiros que atestaram o código de conduta via portal externo. 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Índice de Obsolescência: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Percentual de documentos que ultrapassaram a data de revisão periódica (ex: 12 ou 24 meses) sem atualização.</w:t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Utilização do Assistente de IA: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Volume de dúvidas sobre políticas resolvidas pelo chatbot vs. consultas manuais ao RH. </w:t>
      </w:r>
    </w:p>
    <w:p w:rsidR="00000000" w:rsidDel="00000000" w:rsidP="00000000" w:rsidRDefault="00000000" w:rsidRPr="00000000" w14:paraId="00000168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sz w:val="8"/>
          <w:szCs w:val="8"/>
        </w:rPr>
      </w:pPr>
      <w:bookmarkStart w:colFirst="0" w:colLast="0" w:name="_l5cytac796xm" w:id="13"/>
      <w:bookmarkEnd w:id="13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⚙️ 11. Suporte/FAQ: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Aqui serão compiladas informações essenciais para o suporte ao usuário, incluindo perguntas frequentes (FAQs) e diretrizes para solução de problemas comuns, visando facilitar a utilização da nova funcionalidade.</w:t>
        <w:br w:type="textWrapping"/>
      </w:r>
    </w:p>
    <w:p w:rsidR="00000000" w:rsidDel="00000000" w:rsidP="00000000" w:rsidRDefault="00000000" w:rsidRPr="00000000" w14:paraId="0000016B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P: O aceite digital tem validade jurídica?</w:t>
      </w:r>
    </w:p>
    <w:p w:rsidR="00000000" w:rsidDel="00000000" w:rsidP="00000000" w:rsidRDefault="00000000" w:rsidRPr="00000000" w14:paraId="0000016C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R: Sim, conforme MP 2.200-2/2001 e Lei 14.063/2020, o aceite mediante login/senha e rastreamento de logs constitui assinatura eletrônica válida para documentos internos.</w:t>
      </w:r>
    </w:p>
    <w:p w:rsidR="00000000" w:rsidDel="00000000" w:rsidP="00000000" w:rsidRDefault="00000000" w:rsidRPr="00000000" w14:paraId="0000016D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P: Posso integrar com meu sistema de RH (ADP, SAP)?</w:t>
      </w:r>
    </w:p>
    <w:p w:rsidR="00000000" w:rsidDel="00000000" w:rsidP="00000000" w:rsidRDefault="00000000" w:rsidRPr="00000000" w14:paraId="0000016E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R: Sim, possuímos API para sincronizar a base de colaboradores (Admissões/Demissões) automaticamente.</w:t>
      </w:r>
    </w:p>
    <w:p w:rsidR="00000000" w:rsidDel="00000000" w:rsidP="00000000" w:rsidRDefault="00000000" w:rsidRPr="00000000" w14:paraId="0000016F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P: O que acontece se o colaborador não aceitar?</w:t>
      </w:r>
    </w:p>
    <w:p w:rsidR="00000000" w:rsidDel="00000000" w:rsidP="00000000" w:rsidRDefault="00000000" w:rsidRPr="00000000" w14:paraId="00000170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R: O sistema envia Lembretes automáticos (3, 7, 15 dias). O gestor pode ver a lista de pendentes e cobrar diretamente.</w:t>
      </w:r>
    </w:p>
    <w:p w:rsidR="00000000" w:rsidDel="00000000" w:rsidP="00000000" w:rsidRDefault="00000000" w:rsidRPr="00000000" w14:paraId="00000171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sz w:val="8"/>
          <w:szCs w:val="8"/>
        </w:rPr>
      </w:pPr>
      <w:bookmarkStart w:colFirst="0" w:colLast="0" w:name="_wrgf90nvh747" w:id="14"/>
      <w:bookmarkEnd w:id="14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📢 12. Marketing/Comunicação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serão definidos os planos de marketing e comunicação para o lançamento e a divulgação da funcionalidade, abrangendo mensagens-chave, canais de comunicação e estratégias para engajar os usuários.</w:t>
        <w:br w:type="textWrapping"/>
      </w:r>
    </w:p>
    <w:p w:rsidR="00000000" w:rsidDel="00000000" w:rsidP="00000000" w:rsidRDefault="00000000" w:rsidRPr="00000000" w14:paraId="00000174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Mensagem Chave: "Transforme burocracia em inteligência. A primeira plataforma que conecta a Política à Denúncia."</w:t>
      </w:r>
    </w:p>
    <w:p w:rsidR="00000000" w:rsidDel="00000000" w:rsidP="00000000" w:rsidRDefault="00000000" w:rsidRPr="00000000" w14:paraId="00000175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Canais: E-mail marketing para base instalada (Cross-sell), Webinar sobre "Segurança Jurídica na Gestão de Políticas", LinkedIn Ads focado em Compliance Officers.</w:t>
      </w:r>
    </w:p>
    <w:p w:rsidR="00000000" w:rsidDel="00000000" w:rsidP="00000000" w:rsidRDefault="00000000" w:rsidRPr="00000000" w14:paraId="00000176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Estratégia de Lançamento: Oferecer "Trial" do módulo para os top 20 clientes do Canal de Denúncias usarem em uma única política (ex: Código de Ética).</w:t>
      </w:r>
    </w:p>
    <w:p w:rsidR="00000000" w:rsidDel="00000000" w:rsidP="00000000" w:rsidRDefault="00000000" w:rsidRPr="00000000" w14:paraId="00000177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Consultoria de criação: Pacote de serviço onde o time de MKT/Jurídico da CS entrevista a empresa e entrega os padrões de documentos  personalizados e diagramados.</w:t>
      </w:r>
    </w:p>
    <w:p w:rsidR="00000000" w:rsidDel="00000000" w:rsidP="00000000" w:rsidRDefault="00000000" w:rsidRPr="00000000" w14:paraId="00000178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Value Proposition: "Não perca tempo escrevendo. Use nossos templates validados juridicamente e foque na adesão."</w:t>
      </w:r>
    </w:p>
    <w:p w:rsidR="00000000" w:rsidDel="00000000" w:rsidP="00000000" w:rsidRDefault="00000000" w:rsidRPr="00000000" w14:paraId="00000179">
      <w:pPr>
        <w:ind w:left="720" w:firstLine="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before="200" w:lineRule="auto"/>
        <w:rPr>
          <w:rFonts w:ascii="Montserrat ExtraBold" w:cs="Montserrat ExtraBold" w:eastAsia="Montserrat ExtraBold" w:hAnsi="Montserrat ExtraBold"/>
          <w:sz w:val="8"/>
          <w:szCs w:val="8"/>
        </w:rPr>
      </w:pPr>
      <w:bookmarkStart w:colFirst="0" w:colLast="0" w:name="_ljpeknjyqqg1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  <w:br w:type="textWrapping"/>
      </w:r>
      <w:commentRangeStart w:id="14"/>
      <w:commentRangeStart w:id="15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ℹ️ 13. Informações Adicionais</w:t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</w:r>
    </w:p>
    <w:p w:rsidR="00000000" w:rsidDel="00000000" w:rsidP="00000000" w:rsidRDefault="00000000" w:rsidRPr="00000000" w14:paraId="0000017C">
      <w:pPr>
        <w:spacing w:before="200" w:lineRule="auto"/>
        <w:ind w:right="423.543307086615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documentos serão divididos em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dois tipos: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ADESÃO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u w:val="single"/>
          <w:rtl w:val="0"/>
        </w:rPr>
        <w:t xml:space="preserve">com versionamento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(Políticas e Procedimentos)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Com 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(Li e concordo ou ciente; com/sem recorrência de aceite) - Políticas, termo de confidencialidade, termo LGPD, plano de continuidade de negócios, diretrizes, dresscode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Sem 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(Manuais, procedimentos, cartilhas)</w:t>
      </w:r>
    </w:p>
    <w:p w:rsidR="00000000" w:rsidDel="00000000" w:rsidP="00000000" w:rsidRDefault="00000000" w:rsidRPr="00000000" w14:paraId="00000180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CIÊNCIA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u w:val="single"/>
          <w:rtl w:val="0"/>
        </w:rPr>
        <w:t xml:space="preserve">sem versionamento; one-time; estático; específico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(Documentos gerais)</w:t>
      </w:r>
    </w:p>
    <w:p w:rsidR="00000000" w:rsidDel="00000000" w:rsidP="00000000" w:rsidRDefault="00000000" w:rsidRPr="00000000" w14:paraId="00000182">
      <w:pPr>
        <w:numPr>
          <w:ilvl w:val="0"/>
          <w:numId w:val="43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Com 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(premiação anual, termos de equipamentos, uso de armários, solicitação de vale transporte, credencial de acesso do estacionamento, medidas disciplinares (individual).</w:t>
      </w:r>
    </w:p>
    <w:p w:rsidR="00000000" w:rsidDel="00000000" w:rsidP="00000000" w:rsidRDefault="00000000" w:rsidRPr="00000000" w14:paraId="00000183">
      <w:pPr>
        <w:numPr>
          <w:ilvl w:val="0"/>
          <w:numId w:val="43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Sem 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(comunicação, atas de governança interna, aviso de férias, mudança de horários)</w:t>
      </w:r>
    </w:p>
    <w:p w:rsidR="00000000" w:rsidDel="00000000" w:rsidP="00000000" w:rsidRDefault="00000000" w:rsidRPr="00000000" w14:paraId="00000184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Integração Banco de Pessoas: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O sistema deve consumir a estrutura de Departamentos e Cargos do produto principal da CS para facilitar a segmentação dos envios (ex: "Enviar para todo o Depto Financeiro").</w:t>
      </w:r>
    </w:p>
    <w:p w:rsidR="00000000" w:rsidDel="00000000" w:rsidP="00000000" w:rsidRDefault="00000000" w:rsidRPr="00000000" w14:paraId="00000186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Auditoria: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Logs de sistema devem ser exportáveis em formato JSON/CSV para auditores externos.</w:t>
      </w:r>
    </w:p>
    <w:p w:rsidR="00000000" w:rsidDel="00000000" w:rsidP="00000000" w:rsidRDefault="00000000" w:rsidRPr="00000000" w14:paraId="00000187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LGPD: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retenção de dados configurável (ex: anonimizar logs de ex-funcionários após 5 anos).</w:t>
      </w:r>
    </w:p>
    <w:p w:rsidR="00000000" w:rsidDel="00000000" w:rsidP="00000000" w:rsidRDefault="00000000" w:rsidRPr="00000000" w14:paraId="00000188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widowControl w:val="0"/>
        <w:spacing w:before="240" w:line="275.9999942779541" w:lineRule="auto"/>
        <w:rPr>
          <w:rFonts w:ascii="Figtree" w:cs="Figtree" w:eastAsia="Figtree" w:hAnsi="Figtree"/>
          <w:b w:val="0"/>
          <w:bCs w:val="0"/>
          <w:color w:val="1f1f1f"/>
          <w:sz w:val="36"/>
          <w:szCs w:val="36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🗓️ 14. Roadmap de Evolução (V2 e V3):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0" w:line="240" w:lineRule="auto"/>
        <w:jc w:val="both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Esta seção define o futuro do produto e não deve ser considerada para o desenvolvimento do MVP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200" w:lineRule="auto"/>
        <w:rPr>
          <w:rFonts w:ascii="Figtree" w:cs="Figtree" w:eastAsia="Figtree" w:hAnsi="Figtree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Versão 2 (Inteligência &amp; Educação)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Editor Online Nativo: Substituir upload de PDF por editor Rich Text (HTML) para melhor responsividade.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AI Generator: IA generativa que cria rascunhos de políticas baseadas no ramo da empresa ("Crie uma política de vestimenta para um banco").</w:t>
      </w:r>
    </w:p>
    <w:p w:rsidR="00000000" w:rsidDel="00000000" w:rsidP="00000000" w:rsidRDefault="00000000" w:rsidRPr="00000000" w14:paraId="0000018F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AI Risk Analysis: IA analisa o "Banco de Pessoas" e sugere quem deve assinar quais documentos baseado em risco (ex: sugerir Política Anticorrupção para time de Compras).</w:t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AI RAG (Tira-Dúvidas): Chatbot para o colaborador perguntar: "Posso aceitar presente de cliente?" e a IA responder baseada nos PDFs aceitos.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LMS Locking (Trava Educacional):</w:t>
      </w:r>
    </w:p>
    <w:p w:rsidR="00000000" w:rsidDel="00000000" w:rsidP="00000000" w:rsidRDefault="00000000" w:rsidRPr="00000000" w14:paraId="00000192">
      <w:pPr>
        <w:numPr>
          <w:ilvl w:val="1"/>
          <w:numId w:val="28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Regra: O botão "Aceitar" na política fica bloqueado.</w:t>
      </w:r>
    </w:p>
    <w:p w:rsidR="00000000" w:rsidDel="00000000" w:rsidP="00000000" w:rsidRDefault="00000000" w:rsidRPr="00000000" w14:paraId="00000193">
      <w:pPr>
        <w:numPr>
          <w:ilvl w:val="1"/>
          <w:numId w:val="28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Mensagem: "Conclua o curso 'Combate à Corrupção' no LMS para liberar este aceite."</w:t>
      </w:r>
    </w:p>
    <w:p w:rsidR="00000000" w:rsidDel="00000000" w:rsidP="00000000" w:rsidRDefault="00000000" w:rsidRPr="00000000" w14:paraId="00000194">
      <w:pPr>
        <w:numPr>
          <w:ilvl w:val="1"/>
          <w:numId w:val="28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Integração: Webhook recebendo status "Passed" do LMS libera o botão.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Quiz no Documento: Inserir perguntas de verificação antes do aceite (dentro da própria ferramenta, sem precisar de LMS externo).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Adição de "Hierarquia de Departamentos" (Deptos Pai e Filho) para permitir que gestores regionais vejam dados de sub-departamentos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[V2] O produto inclui um modelo comercial híbrido com venda de Kits de Templates de Políticas (consultoria jurídica/MKT) e roadmap evolutivo para uso de IA e integração governamental.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Consultoria: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Ofertar serviços de criação/personalização de documentos envolvendo o time de Marketing/Jurídico da CS.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spacing w:after="200" w:line="240" w:lineRule="auto"/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RN09. Quiz bloqueante: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 configurado, o colaborador só pode aceitar a política se acertar X% do Quiz. Em caso de falha, deve ser forçado a reler o conteúdo antes de tentar novamente (Cooldown de 5 min).</w:t>
      </w:r>
    </w:p>
    <w:p w:rsidR="00000000" w:rsidDel="00000000" w:rsidP="00000000" w:rsidRDefault="00000000" w:rsidRPr="00000000" w14:paraId="0000019A">
      <w:pPr>
        <w:numPr>
          <w:ilvl w:val="0"/>
          <w:numId w:val="28"/>
        </w:numPr>
        <w:spacing w:after="200" w:line="240" w:lineRule="auto"/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RN12. Atalho do envolvido: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Deve ser possível acessar as informações de documentos pendentes da pessoa envolvida via Relato e via Investigações.</w:t>
      </w:r>
    </w:p>
    <w:p w:rsidR="00000000" w:rsidDel="00000000" w:rsidP="00000000" w:rsidRDefault="00000000" w:rsidRPr="00000000" w14:paraId="0000019B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565"/>
        <w:gridCol w:w="2850"/>
        <w:gridCol w:w="3165"/>
        <w:tblGridChange w:id="0">
          <w:tblGrid>
            <w:gridCol w:w="2010"/>
            <w:gridCol w:w="2565"/>
            <w:gridCol w:w="2850"/>
            <w:gridCol w:w="316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Integração 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Documentos e Denúncias em sistemas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Visualização de aceites no protocolo de denúncia 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Correlação por IA entre perfil de risco e adesão normativa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Processo burocrático e reativo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Notificações via WhatsApp e E-mail 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Gamificação e Quizzes bloqueantes de alto impacto </w:t>
            </w:r>
          </w:p>
        </w:tc>
      </w:tr>
    </w:tbl>
    <w:p w:rsidR="00000000" w:rsidDel="00000000" w:rsidP="00000000" w:rsidRDefault="00000000" w:rsidRPr="00000000" w14:paraId="000001A5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Quiz Pass Rate: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% de aprovação no teste de conhecimento na primeira tentativa (mede a clareza do documento). (kpi)</w:t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Adaptação dos documentos pra pegar variáveis de pessoas</w:t>
      </w:r>
    </w:p>
    <w:p w:rsidR="00000000" w:rsidDel="00000000" w:rsidP="00000000" w:rsidRDefault="00000000" w:rsidRPr="00000000" w14:paraId="000001A8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before="200" w:lineRule="auto"/>
        <w:rPr>
          <w:rFonts w:ascii="Figtree" w:cs="Figtree" w:eastAsia="Figtree" w:hAnsi="Figtree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Versão 3 (Identidade Governamental)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commentRangeStart w:id="16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Integração Gov.br: Permitir login e assinatura utilizando as credenciais Gov.br (Nível Prata/Ouro) para documentos de alto risco crítico, elevando o nível de validade jurídica para Assinatura Avançada/Qualificada.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Vender integração customizada para a API do sistema de assinatura que o cliente já tem contratada</w:t>
      </w:r>
    </w:p>
    <w:p w:rsidR="00000000" w:rsidDel="00000000" w:rsidP="00000000" w:rsidRDefault="00000000" w:rsidRPr="00000000" w14:paraId="000001AC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  <w:sectPr>
          <w:headerReference r:id="rId14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igtree" w:cs="Figtree" w:eastAsia="Figtree" w:hAnsi="Figtree"/>
          <w:color w:val="434343"/>
          <w:sz w:val="20"/>
          <w:szCs w:val="20"/>
        </w:rPr>
        <w:sectPr>
          <w:headerReference r:id="rId15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puw8ung4v9v9" w:id="16"/>
      <w:bookmarkEnd w:id="16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EP01: Gestão de acessos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Title"/>
        <w:rPr>
          <w:rFonts w:ascii="Montserrat" w:cs="Montserrat" w:eastAsia="Montserrat" w:hAnsi="Montserrat"/>
          <w:sz w:val="46"/>
          <w:szCs w:val="46"/>
        </w:rPr>
      </w:pPr>
      <w:bookmarkStart w:colFirst="0" w:colLast="0" w:name="_j40rrkq2fe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Title"/>
        <w:ind w:left="-566.9291338582676" w:firstLine="0"/>
        <w:rPr>
          <w:rFonts w:ascii="Montserrat" w:cs="Montserrat" w:eastAsia="Montserrat" w:hAnsi="Montserrat"/>
          <w:sz w:val="46"/>
          <w:szCs w:val="46"/>
        </w:rPr>
        <w:sectPr>
          <w:headerReference r:id="rId16" w:type="default"/>
          <w:footerReference r:id="rId17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jo5kw5e9k2nx" w:id="18"/>
      <w:bookmarkEnd w:id="18"/>
      <w:r w:rsidDel="00000000" w:rsidR="00000000" w:rsidRPr="00000000">
        <w:rPr>
          <w:rFonts w:ascii="Montserrat" w:cs="Montserrat" w:eastAsia="Montserrat" w:hAnsi="Montserrat"/>
          <w:sz w:val="46"/>
          <w:szCs w:val="46"/>
          <w:rtl w:val="0"/>
        </w:rPr>
        <w:t xml:space="preserve">Epic 01: Gestão de acessos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40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285"/>
        <w:tblGridChange w:id="0">
          <w:tblGrid>
            <w:gridCol w:w="2115"/>
            <w:gridCol w:w="32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#EP01-2026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Nome do épico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Gestão de Acessos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Produto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Gestão de Documentos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Status do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Em Andamento 🟠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Issue Relacionada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17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65"/>
        <w:tblGridChange w:id="0">
          <w:tblGrid>
            <w:gridCol w:w="2310"/>
            <w:gridCol w:w="2865"/>
          </w:tblGrid>
        </w:tblGridChange>
      </w:tblGrid>
      <w:tr>
        <w:trPr>
          <w:cantSplit w:val="0"/>
          <w:trHeight w:val="385.3826086956521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18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Nicole Pessoa Guimarães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Gian Lucca Guerreiro Chiodo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UI Designers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20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Michael Ayres da Silva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1a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09/03/2026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última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23/03/2026</w:t>
            </w:r>
          </w:p>
        </w:tc>
      </w:tr>
    </w:tbl>
    <w:p w:rsidR="00000000" w:rsidDel="00000000" w:rsidP="00000000" w:rsidRDefault="00000000" w:rsidRPr="00000000" w14:paraId="000001C7">
      <w:pPr>
        <w:pStyle w:val="Heading2"/>
        <w:spacing w:after="0" w:before="0" w:lineRule="auto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  <w:sectPr>
          <w:headerReference r:id="rId21" w:type="default"/>
          <w:footerReference r:id="rId22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  <w:cols w:equalWidth="0" w:num="2">
            <w:col w:space="720" w:w="5027.570866141732"/>
            <w:col w:space="0" w:w="5027.570866141732"/>
          </w:cols>
        </w:sectPr>
      </w:pPr>
      <w:bookmarkStart w:colFirst="0" w:colLast="0" w:name="_svgoj1fmxqn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ftzetp2p4q61" w:id="20"/>
      <w:bookmarkEnd w:id="20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💡 1. TL;DR: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lineRule="auto"/>
        <w:ind w:right="423.5433070866151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Resumo curto sobre a funcionalidade, objetivo e impacto.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line="360" w:lineRule="auto"/>
        <w:ind w:left="72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Gestão de Perfis → </w:t>
      </w:r>
      <w:r w:rsidDel="00000000" w:rsidR="00000000" w:rsidRPr="00000000">
        <w:rPr>
          <w:color w:val="666666"/>
          <w:rtl w:val="0"/>
        </w:rPr>
        <w:t xml:space="preserve">permite ao usuário de suporte CS definir os perfis de acesso de cada usuário;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200" w:line="360" w:lineRule="auto"/>
        <w:ind w:left="72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Gestão Responsável →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permite ao usuário de suporte CS criar Gestões Responsáveis a nível cliente-empresa, dar acesso aos usuários do cliente e vinculá-las aos departamentos (público-alvo) das empresas.</w:t>
      </w:r>
    </w:p>
    <w:p w:rsidR="00000000" w:rsidDel="00000000" w:rsidP="00000000" w:rsidRDefault="00000000" w:rsidRPr="00000000" w14:paraId="000001CC">
      <w:pPr>
        <w:pStyle w:val="Heading3"/>
        <w:ind w:right="423.5433070866151"/>
        <w:jc w:val="both"/>
        <w:rPr>
          <w:rFonts w:ascii="Figtree" w:cs="Figtree" w:eastAsia="Figtree" w:hAnsi="Figtree"/>
          <w:sz w:val="20"/>
          <w:szCs w:val="20"/>
        </w:rPr>
      </w:pPr>
      <w:bookmarkStart w:colFirst="0" w:colLast="0" w:name="_z2ij63ycacmo" w:id="21"/>
      <w:bookmarkEnd w:id="21"/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24"/>
          <w:szCs w:val="24"/>
          <w:rtl w:val="0"/>
        </w:rPr>
        <w:t xml:space="preserve">🎨</w:t>
      </w: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Links úteis: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right="423.5433070866151"/>
        <w:jc w:val="both"/>
        <w:rPr>
          <w:rFonts w:ascii="Figtree" w:cs="Figtree" w:eastAsia="Figtree" w:hAnsi="Figtree"/>
          <w:color w:val="434343"/>
        </w:rPr>
      </w:pPr>
      <w:hyperlink r:id="rId23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Figma</w:t>
        </w:r>
      </w:hyperlink>
      <w:hyperlink r:id="rId24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right="423.5433070866151"/>
        <w:jc w:val="both"/>
        <w:rPr>
          <w:rFonts w:ascii="Figtree" w:cs="Figtree" w:eastAsia="Figtree" w:hAnsi="Figtree"/>
          <w:color w:val="434343"/>
        </w:rPr>
      </w:pPr>
      <w:hyperlink r:id="rId25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Listagem de permissões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0" w:before="200" w:lineRule="auto"/>
        <w:ind w:right="423.5433070866151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spacing w:after="0" w:lineRule="auto"/>
        <w:ind w:right="423.5433070866151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dueecl3o04ws" w:id="22"/>
      <w:bookmarkEnd w:id="22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🖼️ 2. Fluxo e Interface: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lineRule="auto"/>
        <w:ind w:right="423.5433070866151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Mapeamento visual da jornada do usuário, diagramas de fluxo e referências de interface (prints/telas).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rPr>
          <w:rFonts w:ascii="Figtree" w:cs="Figtree" w:eastAsia="Figtree" w:hAnsi="Figtree"/>
          <w:b w:val="1"/>
          <w:bCs w:val="1"/>
          <w:color w:val="434343"/>
        </w:rPr>
      </w:pPr>
      <w:commentRangeStart w:id="17"/>
      <w:commentRangeStart w:id="18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A)</w:t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: Ativação da plataforma Gestão de documentos</w:t>
      </w:r>
    </w:p>
    <w:p w:rsidR="00000000" w:rsidDel="00000000" w:rsidP="00000000" w:rsidRDefault="00000000" w:rsidRPr="00000000" w14:paraId="000001D4">
      <w:pPr>
        <w:numPr>
          <w:ilvl w:val="0"/>
          <w:numId w:val="54"/>
        </w:numPr>
        <w:spacing w:line="360" w:lineRule="auto"/>
        <w:ind w:left="720" w:hanging="360"/>
        <w:rPr>
          <w:color w:val="434343"/>
        </w:rPr>
      </w:pPr>
      <w:commentRangeStart w:id="19"/>
      <w:commentRangeStart w:id="20"/>
      <w:r w:rsidDel="00000000" w:rsidR="00000000" w:rsidRPr="00000000">
        <w:rPr>
          <w:color w:val="434343"/>
          <w:rtl w:val="0"/>
        </w:rPr>
        <w:t xml:space="preserve">Usuário de suporte CS acessa um registro em Cliente;</w:t>
      </w:r>
    </w:p>
    <w:p w:rsidR="00000000" w:rsidDel="00000000" w:rsidP="00000000" w:rsidRDefault="00000000" w:rsidRPr="00000000" w14:paraId="000001D5">
      <w:pPr>
        <w:numPr>
          <w:ilvl w:val="0"/>
          <w:numId w:val="54"/>
        </w:numPr>
        <w:spacing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Seleção de “Plataformas” dentre as opções de “Módulos”;</w:t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4"/>
        </w:numPr>
        <w:spacing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Vincular a plataforma de </w:t>
      </w:r>
      <w:r w:rsidDel="00000000" w:rsidR="00000000" w:rsidRPr="00000000">
        <w:rPr>
          <w:color w:val="434343"/>
          <w:rtl w:val="0"/>
        </w:rPr>
        <w:t xml:space="preserve">Gestão</w:t>
      </w:r>
      <w:r w:rsidDel="00000000" w:rsidR="00000000" w:rsidRPr="00000000">
        <w:rPr>
          <w:color w:val="434343"/>
          <w:rtl w:val="0"/>
        </w:rPr>
        <w:t xml:space="preserve"> de Documentos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B): Criação de Perfis (admin) → (Perfis &gt; Novo perfil padrão)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color w:val="434343"/>
          <w:rtl w:val="0"/>
        </w:rPr>
        <w:t xml:space="preserve">Usuário de suporte CS acessa o módulo Perfis &gt; Novo perfil padrão;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pacing w:line="360" w:lineRule="auto"/>
        <w:ind w:left="720" w:right="423.5433070866151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Seleção da Plataforma “Gestão de Documentos”;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line="360" w:lineRule="auto"/>
        <w:ind w:left="720" w:right="423.5433070866151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Criação de perfil padrão.</w:t>
      </w:r>
    </w:p>
    <w:p w:rsidR="00000000" w:rsidDel="00000000" w:rsidP="00000000" w:rsidRDefault="00000000" w:rsidRPr="00000000" w14:paraId="000001DC">
      <w:pPr>
        <w:spacing w:line="360" w:lineRule="auto"/>
        <w:ind w:right="423.5433070866151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—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line="360" w:lineRule="auto"/>
        <w:ind w:left="720" w:right="423.5433070866151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Usuário de suporte CS acessa o módulo Cliente - </w:t>
      </w:r>
      <w:r w:rsidDel="00000000" w:rsidR="00000000" w:rsidRPr="00000000">
        <w:rPr>
          <w:color w:val="434343"/>
          <w:rtl w:val="0"/>
        </w:rPr>
        <w:t xml:space="preserve">Usuários</w:t>
      </w:r>
      <w:r w:rsidDel="00000000" w:rsidR="00000000" w:rsidRPr="00000000">
        <w:rPr>
          <w:color w:val="434343"/>
          <w:rtl w:val="0"/>
        </w:rPr>
        <w:t xml:space="preserve">;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line="360" w:lineRule="auto"/>
        <w:ind w:left="720" w:right="423.5433070866151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Atrelar os usuários dos clientes aos perfis.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ind w:right="423.5433070866151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C): Criação de perfis (Cliente → Perfis de Usuário)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line="360" w:lineRule="auto"/>
        <w:ind w:left="720" w:hanging="360"/>
        <w:rPr>
          <w:color w:val="434343"/>
        </w:rPr>
      </w:pPr>
      <w:commentRangeStart w:id="21"/>
      <w:commentRangeStart w:id="22"/>
      <w:r w:rsidDel="00000000" w:rsidR="00000000" w:rsidRPr="00000000">
        <w:rPr>
          <w:color w:val="434343"/>
          <w:rtl w:val="0"/>
        </w:rPr>
        <w:t xml:space="preserve">Usuário de suporte CS acessa um registro em Cliente;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Seleção de “Perfis de Usuário” dentre as opções de “Módulos”;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line="360" w:lineRule="auto"/>
        <w:ind w:left="720" w:hanging="360"/>
        <w:rPr>
          <w:color w:val="434343"/>
        </w:rPr>
      </w:pPr>
      <w:commentRangeEnd w:id="21"/>
      <w:r w:rsidDel="00000000" w:rsidR="00000000" w:rsidRPr="00000000">
        <w:commentReference w:id="21"/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color w:val="434343"/>
          <w:rtl w:val="0"/>
        </w:rPr>
        <w:t xml:space="preserve">Usuário clica em “Criar Perfil”</w:t>
      </w:r>
    </w:p>
    <w:p w:rsidR="00000000" w:rsidDel="00000000" w:rsidP="00000000" w:rsidRDefault="00000000" w:rsidRPr="00000000" w14:paraId="000001E4">
      <w:pPr>
        <w:spacing w:line="360" w:lineRule="auto"/>
        <w:ind w:left="720" w:right="423.5433070866151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ind w:right="423.5433070866151"/>
        <w:jc w:val="both"/>
        <w:rPr/>
      </w:pPr>
      <w:commentRangeStart w:id="23"/>
      <w:commentRangeStart w:id="24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D): Gestão Responsável (admin) - Cadastro de Gestão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spacing w:line="360" w:lineRule="auto"/>
        <w:ind w:left="720" w:hanging="360"/>
        <w:rPr>
          <w:rFonts w:ascii="Figtree Medium" w:cs="Figtree Medium" w:eastAsia="Figtree Medium" w:hAnsi="Figtree Medium"/>
          <w:color w:val="434343"/>
        </w:rPr>
      </w:pPr>
      <w:r w:rsidDel="00000000" w:rsidR="00000000" w:rsidRPr="00000000">
        <w:rPr>
          <w:color w:val="434343"/>
          <w:rtl w:val="0"/>
        </w:rPr>
        <w:t xml:space="preserve">Usuário de suporte CS acessa um registro no módulo Cliente - Empresa;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spacing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Seleção de “Configurações” dentre as opções de “Módulos”;</w:t>
      </w:r>
    </w:p>
    <w:p w:rsidR="00000000" w:rsidDel="00000000" w:rsidP="00000000" w:rsidRDefault="00000000" w:rsidRPr="00000000" w14:paraId="000001E8">
      <w:pPr>
        <w:numPr>
          <w:ilvl w:val="0"/>
          <w:numId w:val="19"/>
        </w:numPr>
        <w:spacing w:line="36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Criação das Gestões Responsáveis do cliente-empresa, onde precisa ser preenchido Nome (obrigatório) e vincular departamentos (público-alvo).</w:t>
      </w:r>
      <w:commentRangeEnd w:id="23"/>
      <w:r w:rsidDel="00000000" w:rsidR="00000000" w:rsidRPr="00000000">
        <w:commentReference w:id="23"/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ind w:right="565.2755905511822"/>
        <w:jc w:val="both"/>
        <w:rPr/>
      </w:pPr>
      <w:commentRangeStart w:id="25"/>
      <w:commentRangeStart w:id="26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E):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Gestão Responsável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(admin) - Edição/exclusão/inativação de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Gestão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48"/>
        </w:numPr>
        <w:spacing w:line="360" w:lineRule="auto"/>
        <w:ind w:left="720" w:right="565.2755905511822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Usuário de suporte CS acessa um registro no módulo Cliente - Empresa;</w:t>
      </w:r>
    </w:p>
    <w:p w:rsidR="00000000" w:rsidDel="00000000" w:rsidP="00000000" w:rsidRDefault="00000000" w:rsidRPr="00000000" w14:paraId="000001EC">
      <w:pPr>
        <w:numPr>
          <w:ilvl w:val="0"/>
          <w:numId w:val="48"/>
        </w:numPr>
        <w:spacing w:line="360" w:lineRule="auto"/>
        <w:ind w:left="720" w:right="565.2755905511822" w:hanging="360"/>
        <w:rPr>
          <w:rFonts w:ascii="Arial" w:cs="Arial" w:eastAsia="Arial" w:hAnsi="Arial"/>
          <w:color w:val="434343"/>
        </w:rPr>
      </w:pPr>
      <w:r w:rsidDel="00000000" w:rsidR="00000000" w:rsidRPr="00000000">
        <w:rPr>
          <w:color w:val="434343"/>
          <w:rtl w:val="0"/>
        </w:rPr>
        <w:t xml:space="preserve">Seleção de “Configurações” dentre as opções de “Módulos”;</w:t>
      </w:r>
    </w:p>
    <w:p w:rsidR="00000000" w:rsidDel="00000000" w:rsidP="00000000" w:rsidRDefault="00000000" w:rsidRPr="00000000" w14:paraId="000001ED">
      <w:pPr>
        <w:numPr>
          <w:ilvl w:val="0"/>
          <w:numId w:val="48"/>
        </w:numPr>
        <w:spacing w:line="360" w:lineRule="auto"/>
        <w:ind w:left="720" w:right="565.2755905511822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Usuário visualiza uma listagem com as Gestões Responsáveis da empresa e pode optar por editar, excluir ou inativá-las;</w:t>
      </w:r>
    </w:p>
    <w:p w:rsidR="00000000" w:rsidDel="00000000" w:rsidP="00000000" w:rsidRDefault="00000000" w:rsidRPr="00000000" w14:paraId="000001EE">
      <w:pPr>
        <w:numPr>
          <w:ilvl w:val="0"/>
          <w:numId w:val="48"/>
        </w:numPr>
        <w:spacing w:line="360" w:lineRule="auto"/>
        <w:ind w:left="720" w:right="565.2755905511822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Usuário opta pela edição da Gestão Responsável: pode editar o nome e os departamentos (público-alvo) vinculados a ele;</w:t>
      </w:r>
    </w:p>
    <w:p w:rsidR="00000000" w:rsidDel="00000000" w:rsidP="00000000" w:rsidRDefault="00000000" w:rsidRPr="00000000" w14:paraId="000001EF">
      <w:pPr>
        <w:numPr>
          <w:ilvl w:val="0"/>
          <w:numId w:val="48"/>
        </w:numPr>
        <w:spacing w:line="360" w:lineRule="auto"/>
        <w:ind w:left="720" w:right="565.2755905511822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Usuário opta pela exclusão  da Gestão Responsável: </w:t>
      </w:r>
      <w:commentRangeEnd w:id="25"/>
      <w:r w:rsidDel="00000000" w:rsidR="00000000" w:rsidRPr="00000000">
        <w:commentReference w:id="25"/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color w:val="434343"/>
          <w:rtl w:val="0"/>
        </w:rPr>
        <w:t xml:space="preserve">pode excluir o setor caso não tenha nenhum documento vinculado a ele; caso possua documentos vinculados, usuário recebe um alerta e é direcionado para inativação da </w:t>
      </w:r>
      <w:commentRangeStart w:id="27"/>
      <w:commentRangeStart w:id="28"/>
      <w:r w:rsidDel="00000000" w:rsidR="00000000" w:rsidRPr="00000000">
        <w:rPr>
          <w:color w:val="434343"/>
          <w:rtl w:val="0"/>
        </w:rPr>
        <w:t xml:space="preserve"> Gestão Responsável</w:t>
      </w:r>
      <w:commentRangeEnd w:id="27"/>
      <w:r w:rsidDel="00000000" w:rsidR="00000000" w:rsidRPr="00000000">
        <w:commentReference w:id="27"/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color w:val="434343"/>
          <w:rtl w:val="0"/>
        </w:rPr>
        <w:t xml:space="preserve"> ao invés da exclusão.</w:t>
      </w:r>
    </w:p>
    <w:p w:rsidR="00000000" w:rsidDel="00000000" w:rsidP="00000000" w:rsidRDefault="00000000" w:rsidRPr="00000000" w14:paraId="000001F0">
      <w:pPr>
        <w:numPr>
          <w:ilvl w:val="0"/>
          <w:numId w:val="48"/>
        </w:numPr>
        <w:spacing w:line="360" w:lineRule="auto"/>
        <w:ind w:left="720" w:right="565.2755905511822" w:hanging="360"/>
        <w:rPr>
          <w:color w:val="434343"/>
        </w:rPr>
      </w:pPr>
      <w:commentRangeStart w:id="29"/>
      <w:commentRangeStart w:id="30"/>
      <w:r w:rsidDel="00000000" w:rsidR="00000000" w:rsidRPr="00000000">
        <w:rPr>
          <w:color w:val="434343"/>
          <w:rtl w:val="0"/>
        </w:rPr>
        <w:t xml:space="preserve">Usuário opta pela inativação da Gestão Responsável: </w:t>
      </w:r>
      <w:commentRangeEnd w:id="29"/>
      <w:r w:rsidDel="00000000" w:rsidR="00000000" w:rsidRPr="00000000">
        <w:commentReference w:id="29"/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color w:val="434343"/>
          <w:rtl w:val="0"/>
        </w:rPr>
        <w:t xml:space="preserve">usuário recebe alerta/lembrete sobre departamentos vinculados à </w:t>
      </w:r>
      <w:commentRangeStart w:id="31"/>
      <w:commentRangeStart w:id="32"/>
      <w:r w:rsidDel="00000000" w:rsidR="00000000" w:rsidRPr="00000000">
        <w:rPr>
          <w:color w:val="434343"/>
          <w:rtl w:val="0"/>
        </w:rPr>
        <w:t xml:space="preserve"> Gestão Responsável antes</w:t>
      </w:r>
      <w:commentRangeEnd w:id="31"/>
      <w:r w:rsidDel="00000000" w:rsidR="00000000" w:rsidRPr="00000000">
        <w:commentReference w:id="31"/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color w:val="434343"/>
          <w:rtl w:val="0"/>
        </w:rPr>
        <w:t xml:space="preserve"> de poder inativá-la. </w:t>
      </w:r>
    </w:p>
    <w:p w:rsidR="00000000" w:rsidDel="00000000" w:rsidP="00000000" w:rsidRDefault="00000000" w:rsidRPr="00000000" w14:paraId="000001F1">
      <w:pPr>
        <w:pStyle w:val="Heading2"/>
        <w:spacing w:before="200" w:lineRule="auto"/>
        <w:ind w:right="423.5433070866151"/>
        <w:rPr>
          <w:i w:val="1"/>
          <w:iCs w:val="1"/>
          <w:color w:val="666666"/>
          <w:sz w:val="16"/>
          <w:szCs w:val="16"/>
        </w:rPr>
      </w:pPr>
      <w:bookmarkStart w:colFirst="0" w:colLast="0" w:name="_yfmalnsdctd4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📑 3. Especificação Detalhada: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Figtree Medium" w:cs="Figtree Medium" w:eastAsia="Figtree Medium" w:hAnsi="Figtree Medium"/>
          <w:b w:val="0"/>
          <w:bCs w:val="0"/>
          <w:i w:val="1"/>
          <w:iCs w:val="1"/>
          <w:color w:val="666666"/>
          <w:sz w:val="16"/>
          <w:szCs w:val="16"/>
          <w:rtl w:val="0"/>
        </w:rPr>
        <w:t xml:space="preserve">Nesta seção você encontra as regras de negócio, comportamentos esperados, e as informações dos comportamentos esperados em resposta às interações do usuário, por cada item de entrega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right="423.5433070866151"/>
        <w:jc w:val="both"/>
        <w:rPr>
          <w:rFonts w:ascii="Figtree" w:cs="Figtree" w:eastAsia="Figtree" w:hAnsi="Figtree"/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ind w:right="423.5433070866151"/>
        <w:jc w:val="both"/>
        <w:rPr/>
      </w:pPr>
      <w:bookmarkStart w:colFirst="0" w:colLast="0" w:name="_1lx3fps4h7rq" w:id="24"/>
      <w:bookmarkEnd w:id="24"/>
      <w:r w:rsidDel="00000000" w:rsidR="00000000" w:rsidRPr="00000000">
        <w:rPr>
          <w:rFonts w:ascii="Figtree" w:cs="Figtree" w:eastAsia="Figtree" w:hAnsi="Figtree"/>
          <w:b w:val="1"/>
          <w:bCs w:val="1"/>
          <w:sz w:val="22"/>
          <w:szCs w:val="22"/>
          <w:rtl w:val="0"/>
        </w:rPr>
        <w:t xml:space="preserve">User Story 01: Gestão de Perfis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0" w:before="240" w:line="360" w:lineRule="auto"/>
        <w:ind w:left="720" w:right="423.5433070866151" w:firstLine="0"/>
        <w:jc w:val="center"/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</w:rPr>
      </w:pPr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Como usuário de suporte CS, quero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2"/>
          <w:szCs w:val="22"/>
          <w:rtl w:val="0"/>
        </w:rPr>
        <w:t xml:space="preserve">associar usuários dos meus clientes a perfis específicos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, para que eu possa delegar as responsabilidades na plataforma da forma mais adequada para o cliente.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numPr>
          <w:ilvl w:val="0"/>
          <w:numId w:val="9"/>
        </w:numPr>
        <w:spacing w:after="0" w:before="0"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rtl w:val="0"/>
        </w:rPr>
        <w:t xml:space="preserve">Critérios de Aceitação:</w:t>
      </w:r>
    </w:p>
    <w:p w:rsidR="00000000" w:rsidDel="00000000" w:rsidP="00000000" w:rsidRDefault="00000000" w:rsidRPr="00000000" w14:paraId="000001F7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 </w:t>
      </w:r>
      <w:r w:rsidDel="00000000" w:rsidR="00000000" w:rsidRPr="00000000">
        <w:rPr>
          <w:color w:val="434343"/>
          <w:rtl w:val="0"/>
        </w:rPr>
        <w:t xml:space="preserve">Dado que sou usuário de suporte CS, ao acessar o módulo Perfis &gt; Novo perfil padrão &gt; Plataforma “Gestão de Documentos”, então posso criar um perfil padrão (admin geral, usuário gestor) e definir as permissões desse perfil. </w:t>
      </w:r>
    </w:p>
    <w:p w:rsidR="00000000" w:rsidDel="00000000" w:rsidP="00000000" w:rsidRDefault="00000000" w:rsidRPr="00000000" w14:paraId="000001F8">
      <w:pPr>
        <w:numPr>
          <w:ilvl w:val="2"/>
          <w:numId w:val="9"/>
        </w:numPr>
        <w:spacing w:line="360" w:lineRule="auto"/>
        <w:ind w:left="2160" w:right="423.5433070866151" w:hanging="360"/>
        <w:jc w:val="both"/>
        <w:rPr>
          <w:color w:val="434343"/>
          <w:shd w:fill="fff2cc" w:val="clear"/>
        </w:rPr>
      </w:pPr>
      <w:r w:rsidDel="00000000" w:rsidR="00000000" w:rsidRPr="00000000">
        <w:rPr>
          <w:color w:val="434343"/>
          <w:shd w:fill="fff2cc" w:val="clear"/>
          <w:rtl w:val="0"/>
        </w:rPr>
        <w:t xml:space="preserve">Permissões não existirão por enquanto, somente estrutura.</w:t>
      </w:r>
    </w:p>
    <w:p w:rsidR="00000000" w:rsidDel="00000000" w:rsidP="00000000" w:rsidRDefault="00000000" w:rsidRPr="00000000" w14:paraId="000001F9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 </w:t>
      </w:r>
      <w:r w:rsidDel="00000000" w:rsidR="00000000" w:rsidRPr="00000000">
        <w:rPr>
          <w:color w:val="434343"/>
          <w:rtl w:val="0"/>
        </w:rPr>
        <w:t xml:space="preserve">Dado que sou usuário de suporte CS, ao acessar o módulo Cliente - </w:t>
      </w:r>
      <w:r w:rsidDel="00000000" w:rsidR="00000000" w:rsidRPr="00000000">
        <w:rPr>
          <w:color w:val="434343"/>
          <w:rtl w:val="0"/>
        </w:rPr>
        <w:t xml:space="preserve">Usuários &gt; então posso</w:t>
      </w:r>
      <w:r w:rsidDel="00000000" w:rsidR="00000000" w:rsidRPr="00000000">
        <w:rPr>
          <w:color w:val="434343"/>
          <w:rtl w:val="0"/>
        </w:rPr>
        <w:t xml:space="preserve"> atrelar os usuários dos meus clientes aos perfis padrões da plataforma ou customizar as permissões de acesso de acordo com as preferências do meu cliente. </w:t>
      </w:r>
    </w:p>
    <w:p w:rsidR="00000000" w:rsidDel="00000000" w:rsidP="00000000" w:rsidRDefault="00000000" w:rsidRPr="00000000" w14:paraId="000001FA">
      <w:pPr>
        <w:numPr>
          <w:ilvl w:val="2"/>
          <w:numId w:val="9"/>
        </w:numPr>
        <w:spacing w:line="360" w:lineRule="auto"/>
        <w:ind w:left="2160" w:right="423.5433070866151" w:hanging="360"/>
        <w:jc w:val="both"/>
        <w:rPr>
          <w:color w:val="434343"/>
          <w:shd w:fill="fff2cc" w:val="clear"/>
        </w:rPr>
      </w:pPr>
      <w:r w:rsidDel="00000000" w:rsidR="00000000" w:rsidRPr="00000000">
        <w:rPr>
          <w:color w:val="434343"/>
          <w:shd w:fill="fff2cc" w:val="clear"/>
          <w:rtl w:val="0"/>
        </w:rPr>
        <w:t xml:space="preserve">Para customizar as permissões, deve ser feita a edição no Cliente &gt; Perfis de Usuário</w:t>
      </w:r>
    </w:p>
    <w:p w:rsidR="00000000" w:rsidDel="00000000" w:rsidP="00000000" w:rsidRDefault="00000000" w:rsidRPr="00000000" w14:paraId="000001FB">
      <w:pPr>
        <w:spacing w:line="360" w:lineRule="auto"/>
        <w:ind w:right="423.543307086615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numPr>
          <w:ilvl w:val="0"/>
          <w:numId w:val="9"/>
        </w:numPr>
        <w:spacing w:after="0" w:before="0"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rtl w:val="0"/>
        </w:rPr>
        <w:t xml:space="preserve">Regras de Negócio:</w:t>
      </w:r>
    </w:p>
    <w:p w:rsidR="00000000" w:rsidDel="00000000" w:rsidP="00000000" w:rsidRDefault="00000000" w:rsidRPr="00000000" w14:paraId="000001FD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N/A</w:t>
      </w:r>
    </w:p>
    <w:p w:rsidR="00000000" w:rsidDel="00000000" w:rsidP="00000000" w:rsidRDefault="00000000" w:rsidRPr="00000000" w14:paraId="000001FE">
      <w:pPr>
        <w:spacing w:line="360" w:lineRule="auto"/>
        <w:ind w:left="1440" w:right="423.5433070866151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numPr>
          <w:ilvl w:val="0"/>
          <w:numId w:val="9"/>
        </w:numPr>
        <w:spacing w:after="0" w:before="0"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bookmarkStart w:colFirst="0" w:colLast="0" w:name="_dqgitxqii799" w:id="25"/>
      <w:bookmarkEnd w:id="25"/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rtl w:val="0"/>
        </w:rPr>
        <w:t xml:space="preserve">Permissões:</w:t>
      </w:r>
      <w:r w:rsidDel="00000000" w:rsidR="00000000" w:rsidRPr="00000000">
        <w:rPr>
          <w:rFonts w:ascii="Figtree" w:cs="Figtree" w:eastAsia="Figtree" w:hAnsi="Figtree"/>
          <w:b w:val="0"/>
          <w:bCs w:val="0"/>
          <w:color w:val="434343"/>
          <w:sz w:val="22"/>
          <w:szCs w:val="22"/>
          <w:rtl w:val="0"/>
        </w:rPr>
        <w:t xml:space="preserve"> Quem pode ver/fazer isso? Apenas usuário de suporte CS.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line="276" w:lineRule="auto"/>
        <w:ind w:left="720" w:right="423.5433070866151" w:hanging="360"/>
        <w:rPr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Prazo estimado: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3 dias (backlog → produção)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right="423.5433070866151"/>
        <w:jc w:val="both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ind w:right="423.5433070866151"/>
        <w:jc w:val="both"/>
        <w:rPr/>
      </w:pPr>
      <w:bookmarkStart w:colFirst="0" w:colLast="0" w:name="_rpgom8i2gevh" w:id="26"/>
      <w:bookmarkEnd w:id="26"/>
      <w:r w:rsidDel="00000000" w:rsidR="00000000" w:rsidRPr="00000000">
        <w:rPr>
          <w:rFonts w:ascii="Figtree" w:cs="Figtree" w:eastAsia="Figtree" w:hAnsi="Figtree"/>
          <w:b w:val="1"/>
          <w:bCs w:val="1"/>
          <w:sz w:val="22"/>
          <w:szCs w:val="22"/>
          <w:rtl w:val="0"/>
        </w:rPr>
        <w:t xml:space="preserve">User Story 02: Gestão responsável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240" w:line="276" w:lineRule="auto"/>
        <w:ind w:left="566.9291338582675" w:right="423.5433070866151" w:firstLine="720"/>
        <w:jc w:val="center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usuário de suporte CS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, eu quero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 poder cadastrar a Gestão Responsável em cliente-empresa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 para que eu possa associar a responsabilidade da conformidade documental e os departamentos do banco de pessoas (público-alvo)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da forma mais adequada para o cliente.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ind w:right="423.5433070866151"/>
        <w:rPr>
          <w:i w:val="1"/>
          <w:i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ind w:right="423.54330708661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numPr>
          <w:ilvl w:val="0"/>
          <w:numId w:val="9"/>
        </w:numPr>
        <w:spacing w:after="0" w:before="0" w:line="360" w:lineRule="auto"/>
        <w:ind w:left="72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bookmarkStart w:colFirst="0" w:colLast="0" w:name="_73gtzdowd1qd" w:id="27"/>
      <w:bookmarkEnd w:id="27"/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rtl w:val="0"/>
        </w:rPr>
        <w:t xml:space="preserve">Critérios de Aceitação: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9"/>
        </w:numPr>
        <w:spacing w:line="360" w:lineRule="auto"/>
        <w:ind w:left="144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 Dado que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sou usuário do suporte da CS,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clico em Vincular plataforma, em  </w:t>
      </w:r>
      <w:r w:rsidDel="00000000" w:rsidR="00000000" w:rsidRPr="00000000">
        <w:rPr>
          <w:color w:val="434343"/>
          <w:rtl w:val="0"/>
        </w:rPr>
        <w:t xml:space="preserve">Cliente &gt; módulos &gt;Plataformas,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color w:val="434343"/>
          <w:rtl w:val="0"/>
        </w:rPr>
        <w:t xml:space="preserve"> verei que Gestão de documentos está na lista de plataformas,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</w:t>
      </w:r>
      <w:r w:rsidDel="00000000" w:rsidR="00000000" w:rsidRPr="00000000">
        <w:rPr>
          <w:color w:val="434343"/>
          <w:rtl w:val="0"/>
        </w:rPr>
        <w:t xml:space="preserve"> consigo ativa-lá para este cliente.</w:t>
      </w:r>
    </w:p>
    <w:p w:rsidR="00000000" w:rsidDel="00000000" w:rsidP="00000000" w:rsidRDefault="00000000" w:rsidRPr="00000000" w14:paraId="00000208">
      <w:pPr>
        <w:numPr>
          <w:ilvl w:val="1"/>
          <w:numId w:val="9"/>
        </w:numPr>
        <w:spacing w:line="360" w:lineRule="auto"/>
        <w:ind w:left="144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 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que</w:t>
      </w:r>
      <w:r w:rsidDel="00000000" w:rsidR="00000000" w:rsidRPr="00000000">
        <w:rPr>
          <w:color w:val="434343"/>
          <w:rtl w:val="0"/>
        </w:rPr>
        <w:t xml:space="preserve"> sou usuário do suporte da CS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</w:t>
      </w:r>
      <w:r w:rsidDel="00000000" w:rsidR="00000000" w:rsidRPr="00000000">
        <w:rPr>
          <w:color w:val="434343"/>
          <w:rtl w:val="0"/>
        </w:rPr>
        <w:t xml:space="preserve"> possuo a Plataforma de Gestão de Documentos vinculada ao Cliente (que está associado ao cliente-empresa),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color w:val="434343"/>
          <w:rtl w:val="0"/>
        </w:rPr>
        <w:t xml:space="preserve"> acesso Configurações, em Cliente-Empresa &gt; Módulos &gt;</w:t>
      </w:r>
      <w:commentRangeStart w:id="33"/>
      <w:commentRangeStart w:id="34"/>
      <w:r w:rsidDel="00000000" w:rsidR="00000000" w:rsidRPr="00000000">
        <w:rPr>
          <w:color w:val="434343"/>
          <w:rtl w:val="0"/>
        </w:rPr>
        <w:t xml:space="preserve"> Configurações,</w:t>
      </w:r>
      <w:commentRangeEnd w:id="33"/>
      <w:r w:rsidDel="00000000" w:rsidR="00000000" w:rsidRPr="00000000">
        <w:commentReference w:id="33"/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color w:val="434343"/>
          <w:rtl w:val="0"/>
        </w:rPr>
        <w:t xml:space="preserve"> verei uma seção dedicada às configurações de </w:t>
      </w:r>
      <w:r w:rsidDel="00000000" w:rsidR="00000000" w:rsidRPr="00000000">
        <w:rPr>
          <w:color w:val="434343"/>
          <w:rtl w:val="0"/>
        </w:rPr>
        <w:t xml:space="preserve">Gestão Responsável.</w:t>
      </w:r>
    </w:p>
    <w:p w:rsidR="00000000" w:rsidDel="00000000" w:rsidP="00000000" w:rsidRDefault="00000000" w:rsidRPr="00000000" w14:paraId="00000209">
      <w:pPr>
        <w:numPr>
          <w:ilvl w:val="1"/>
          <w:numId w:val="9"/>
        </w:numPr>
        <w:spacing w:line="360" w:lineRule="auto"/>
        <w:ind w:left="144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3: Dado </w:t>
      </w:r>
      <w:r w:rsidDel="00000000" w:rsidR="00000000" w:rsidRPr="00000000">
        <w:rPr>
          <w:color w:val="434343"/>
          <w:rtl w:val="0"/>
        </w:rPr>
        <w:t xml:space="preserve">que sou usuário de suporte CS,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acesso Configurações, em Cliente-Empresa,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poderei realizar todo o CRUD de Gestão Responsável.</w:t>
      </w:r>
    </w:p>
    <w:p w:rsidR="00000000" w:rsidDel="00000000" w:rsidP="00000000" w:rsidRDefault="00000000" w:rsidRPr="00000000" w14:paraId="0000020A">
      <w:pPr>
        <w:numPr>
          <w:ilvl w:val="1"/>
          <w:numId w:val="9"/>
        </w:numPr>
        <w:spacing w:line="360" w:lineRule="auto"/>
        <w:ind w:left="1440" w:right="565.2755905511822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4: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um usuário do suporte CS,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seleciono a ação de cadastrar uma Gestão Responsável,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verei um campo para adição do nome, a listagem de departamentos (público-alvo), uma ação de salvar e uma ação de cancelar.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1"/>
          <w:numId w:val="9"/>
        </w:numPr>
        <w:spacing w:line="360" w:lineRule="auto"/>
        <w:ind w:left="1440" w:right="565.2755905511822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4: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um usuário do suporte CS,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cadastro uma Gestão Responsável sem adicionar um nome,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será exibida a mensagem “Por favor, digite um nome para a Gestão e a ação de salvar deverá ficar desabilitada.”</w:t>
      </w:r>
    </w:p>
    <w:p w:rsidR="00000000" w:rsidDel="00000000" w:rsidP="00000000" w:rsidRDefault="00000000" w:rsidRPr="00000000" w14:paraId="0000020C">
      <w:pPr>
        <w:numPr>
          <w:ilvl w:val="1"/>
          <w:numId w:val="9"/>
        </w:numPr>
        <w:spacing w:line="360" w:lineRule="auto"/>
        <w:ind w:left="1440" w:right="565.2755905511822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5</w:t>
      </w:r>
      <w:r w:rsidDel="00000000" w:rsidR="00000000" w:rsidRPr="00000000">
        <w:rPr>
          <w:color w:val="434343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um usuário do suporte CS e cadastro um setor,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visualizo a seção de departamentos,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todos os departamentos estarão selecionados e estará disponível uma ação de marcar/desmarcar todos e individualmente. </w:t>
      </w:r>
    </w:p>
    <w:p w:rsidR="00000000" w:rsidDel="00000000" w:rsidP="00000000" w:rsidRDefault="00000000" w:rsidRPr="00000000" w14:paraId="0000020D">
      <w:pPr>
        <w:numPr>
          <w:ilvl w:val="1"/>
          <w:numId w:val="9"/>
        </w:numPr>
        <w:spacing w:line="360" w:lineRule="auto"/>
        <w:ind w:left="1440" w:right="565.2755905511822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6</w:t>
      </w:r>
      <w:r w:rsidDel="00000000" w:rsidR="00000000" w:rsidRPr="00000000">
        <w:rPr>
          <w:color w:val="434343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um usuário do suporte CS e tenho Gestões Responsáveis cadastradas,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visualizo a tela,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verei uma tabela com as seguintes colunas: Nome, Ativo/Inativo (que permite ativar ou inativar a Gestão), Ações (com a opção de editar ou excluir). Exemplo:</w:t>
      </w:r>
    </w:p>
    <w:p w:rsidR="00000000" w:rsidDel="00000000" w:rsidP="00000000" w:rsidRDefault="00000000" w:rsidRPr="00000000" w14:paraId="0000020E">
      <w:pPr>
        <w:ind w:left="1440" w:right="565.2755905511822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1440" w:right="565.2755905511822" w:firstLine="0"/>
        <w:jc w:val="center"/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5173500" cy="189128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2356" l="2957" r="3892" t="42217"/>
                    <a:stretch>
                      <a:fillRect/>
                    </a:stretch>
                  </pic:blipFill>
                  <pic:spPr>
                    <a:xfrm>
                      <a:off x="0" y="0"/>
                      <a:ext cx="5173500" cy="1891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2"/>
          <w:numId w:val="9"/>
        </w:numPr>
        <w:ind w:left="2160" w:right="565.2755905511822" w:hanging="360"/>
        <w:jc w:val="both"/>
        <w:rPr>
          <w:color w:val="434343"/>
        </w:rPr>
      </w:pPr>
      <w:commentRangeStart w:id="35"/>
      <w:commentRangeStart w:id="36"/>
      <w:r w:rsidDel="00000000" w:rsidR="00000000" w:rsidRPr="00000000">
        <w:rPr>
          <w:color w:val="434343"/>
          <w:rtl w:val="0"/>
        </w:rPr>
        <w:t xml:space="preserve">Ativar/Inativar: Permite ativar e inativar os setores, por padrão ao criar um setor está flag estará ativa.</w:t>
      </w:r>
    </w:p>
    <w:p w:rsidR="00000000" w:rsidDel="00000000" w:rsidP="00000000" w:rsidRDefault="00000000" w:rsidRPr="00000000" w14:paraId="00000211">
      <w:pPr>
        <w:numPr>
          <w:ilvl w:val="2"/>
          <w:numId w:val="9"/>
        </w:numPr>
        <w:ind w:left="2160" w:right="565.2755905511822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Editar: Permite a alteração do nome e dos departamentos vinculados, ação de salvar e de cancelar</w:t>
      </w:r>
    </w:p>
    <w:p w:rsidR="00000000" w:rsidDel="00000000" w:rsidP="00000000" w:rsidRDefault="00000000" w:rsidRPr="00000000" w14:paraId="00000212">
      <w:pPr>
        <w:numPr>
          <w:ilvl w:val="2"/>
          <w:numId w:val="9"/>
        </w:numPr>
        <w:ind w:left="2160" w:right="565.2755905511822" w:hanging="36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Excluir: Terá um mensagem de alerta avisando que foi realizada com sucesso.</w:t>
      </w:r>
      <w:commentRangeEnd w:id="35"/>
      <w:r w:rsidDel="00000000" w:rsidR="00000000" w:rsidRPr="00000000">
        <w:commentReference w:id="35"/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right="565.2755905511822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9"/>
        </w:numPr>
        <w:spacing w:line="360" w:lineRule="auto"/>
        <w:ind w:left="1440" w:right="707.0078740157493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7</w:t>
      </w:r>
      <w:r w:rsidDel="00000000" w:rsidR="00000000" w:rsidRPr="00000000">
        <w:rPr>
          <w:color w:val="434343"/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um usuário do suporte CS,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vou excluir uma Gestão e ele possui documentos vinculados,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recebo um alerta que me direciona para inativação do setor ao invés da exclusão.</w:t>
      </w:r>
    </w:p>
    <w:p w:rsidR="00000000" w:rsidDel="00000000" w:rsidP="00000000" w:rsidRDefault="00000000" w:rsidRPr="00000000" w14:paraId="00000215">
      <w:pPr>
        <w:numPr>
          <w:ilvl w:val="1"/>
          <w:numId w:val="9"/>
        </w:numPr>
        <w:spacing w:line="360" w:lineRule="auto"/>
        <w:ind w:left="1440" w:right="707.0078740157493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8: </w:t>
      </w:r>
      <w:r w:rsidDel="00000000" w:rsidR="00000000" w:rsidRPr="00000000">
        <w:rPr>
          <w:rtl w:val="0"/>
        </w:rPr>
        <w:t xml:space="preserve">  Dado que sou um usuário do suporte CS, quando </w:t>
      </w:r>
      <w:commentRangeStart w:id="37"/>
      <w:commentRangeStart w:id="38"/>
      <w:r w:rsidDel="00000000" w:rsidR="00000000" w:rsidRPr="00000000">
        <w:rPr>
          <w:color w:val="434343"/>
          <w:rtl w:val="0"/>
        </w:rPr>
        <w:t xml:space="preserve">opto pela inativação da Gestão Responsável, </w:t>
      </w:r>
      <w:commentRangeEnd w:id="37"/>
      <w:r w:rsidDel="00000000" w:rsidR="00000000" w:rsidRPr="00000000">
        <w:commentReference w:id="37"/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color w:val="434343"/>
          <w:rtl w:val="0"/>
        </w:rPr>
        <w:t xml:space="preserve"> recebe alerta/lembrete sobre os departamentos vinculados ao setor antes de poder inativar.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ind w:right="423.54330708661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numPr>
          <w:ilvl w:val="0"/>
          <w:numId w:val="9"/>
        </w:numPr>
        <w:spacing w:after="0" w:before="0"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bookmarkStart w:colFirst="0" w:colLast="0" w:name="_8ad43c6923pv" w:id="28"/>
      <w:bookmarkEnd w:id="28"/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rtl w:val="0"/>
        </w:rPr>
        <w:t xml:space="preserve">Regras de Negócio:</w:t>
      </w:r>
    </w:p>
    <w:p w:rsidR="00000000" w:rsidDel="00000000" w:rsidP="00000000" w:rsidRDefault="00000000" w:rsidRPr="00000000" w14:paraId="00000218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commentRangeStart w:id="39"/>
      <w:r w:rsidDel="00000000" w:rsidR="00000000" w:rsidRPr="00000000">
        <w:rPr>
          <w:b w:val="1"/>
          <w:bCs w:val="1"/>
          <w:color w:val="434343"/>
          <w:rtl w:val="0"/>
        </w:rPr>
        <w:t xml:space="preserve">RN1: </w:t>
      </w:r>
      <w:r w:rsidDel="00000000" w:rsidR="00000000" w:rsidRPr="00000000">
        <w:rPr>
          <w:color w:val="434343"/>
          <w:rtl w:val="0"/>
        </w:rPr>
        <w:t xml:space="preserve">O usuário de suporte CS pode atribuir um usuário como "Gestor" de múltiplos setores, criando uma visão consolidada das áreas sob sua responsabilidade.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RN2.</w:t>
      </w:r>
      <w:r w:rsidDel="00000000" w:rsidR="00000000" w:rsidRPr="00000000">
        <w:rPr>
          <w:color w:val="434343"/>
          <w:rtl w:val="0"/>
        </w:rPr>
        <w:t xml:space="preserve"> Para o cadastro de uma Gestão Responsável esta deve ter Nome, obrigatoriamente, e os departamentos (público-alvo) atrelados.</w:t>
      </w:r>
    </w:p>
    <w:p w:rsidR="00000000" w:rsidDel="00000000" w:rsidP="00000000" w:rsidRDefault="00000000" w:rsidRPr="00000000" w14:paraId="0000021A">
      <w:pPr>
        <w:spacing w:line="360" w:lineRule="auto"/>
        <w:ind w:left="1440" w:right="423.5433070866151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ins w:author="Gian Lucca Guerreiro Chiodo" w:id="0" w:date="2026-03-23T15:34:54Z">
        <w:commentRangeStart w:id="40"/>
        <w:commentRangeStart w:id="41"/>
        <w:r w:rsidDel="00000000" w:rsidR="00000000" w:rsidRPr="00000000">
          <w:rPr>
            <w:rFonts w:ascii="Figtree" w:cs="Figtree" w:eastAsia="Figtree" w:hAnsi="Figtree"/>
            <w:b w:val="1"/>
            <w:bCs w:val="1"/>
            <w:color w:val="434343"/>
            <w:rtl w:val="0"/>
          </w:rPr>
          <w:t xml:space="preserve">RN</w:t>
        </w:r>
      </w:ins>
      <w:commentRangeEnd w:id="40"/>
      <w:r w:rsidDel="00000000" w:rsidR="00000000" w:rsidRPr="00000000">
        <w:commentReference w:id="40"/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3:</w:t>
      </w:r>
      <w:r w:rsidDel="00000000" w:rsidR="00000000" w:rsidRPr="00000000">
        <w:rPr>
          <w:color w:val="434343"/>
          <w:rtl w:val="0"/>
        </w:rPr>
        <w:t xml:space="preserve"> Por padrão todos os departamentos estarão marcados como público-alvo, tendo que desmarcar os que não desejo vincular à Gestão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commentRangeStart w:id="42"/>
      <w:commentRangeStart w:id="43"/>
      <w:commentRangeStart w:id="44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RN4:</w:t>
      </w:r>
      <w:r w:rsidDel="00000000" w:rsidR="00000000" w:rsidRPr="00000000">
        <w:rPr>
          <w:color w:val="434343"/>
          <w:rtl w:val="0"/>
        </w:rPr>
        <w:t xml:space="preserve"> Uma Gestão Responsável só pode ser excluído caso não possua nenhum documento vinculado a ele.</w:t>
      </w:r>
      <w:commentRangeEnd w:id="42"/>
      <w:r w:rsidDel="00000000" w:rsidR="00000000" w:rsidRPr="00000000">
        <w:commentReference w:id="42"/>
      </w:r>
      <w:commentRangeEnd w:id="43"/>
      <w:r w:rsidDel="00000000" w:rsidR="00000000" w:rsidRPr="00000000">
        <w:commentReference w:id="43"/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ind w:left="720" w:right="423.5433070866151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numPr>
          <w:ilvl w:val="0"/>
          <w:numId w:val="9"/>
        </w:numPr>
        <w:spacing w:after="0" w:before="0" w:line="360" w:lineRule="auto"/>
        <w:ind w:left="720" w:right="423.5433070866151" w:hanging="360"/>
        <w:jc w:val="both"/>
        <w:rPr>
          <w:ins w:author="Karina Yamashita" w:id="1" w:date="2026-03-19T18:19:20Z"/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highlight w:val="white"/>
          <w:rtl w:val="0"/>
        </w:rPr>
        <w:t xml:space="preserve">[ Usuário-perfil] </w:t>
      </w:r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rtl w:val="0"/>
        </w:rPr>
        <w:t xml:space="preserve">Permissões:</w:t>
      </w:r>
      <w:r w:rsidDel="00000000" w:rsidR="00000000" w:rsidRPr="00000000">
        <w:rPr>
          <w:rFonts w:ascii="Figtree" w:cs="Figtree" w:eastAsia="Figtree" w:hAnsi="Figtree"/>
          <w:b w:val="0"/>
          <w:bCs w:val="0"/>
          <w:color w:val="434343"/>
          <w:sz w:val="22"/>
          <w:szCs w:val="22"/>
          <w:rtl w:val="0"/>
        </w:rPr>
        <w:t xml:space="preserve"> </w:t>
      </w:r>
      <w:ins w:author="Karina Yamashita" w:id="1" w:date="2026-03-19T18:19:20Z">
        <w:bookmarkStart w:colFirst="0" w:colLast="0" w:name="_rvtqp41x6wao" w:id="29"/>
        <w:bookmarkEnd w:id="29"/>
        <w:commentRangeStart w:id="45"/>
        <w:commentRangeStart w:id="46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21F">
      <w:pPr>
        <w:numPr>
          <w:ilvl w:val="1"/>
          <w:numId w:val="9"/>
        </w:numPr>
        <w:ind w:left="1440" w:hanging="360"/>
      </w:pPr>
      <w:ins w:author="Karina Yamashita" w:id="1" w:date="2026-03-19T18:19:20Z">
        <w:r w:rsidDel="00000000" w:rsidR="00000000" w:rsidRPr="00000000">
          <w:rPr>
            <w:rtl w:val="0"/>
          </w:rPr>
          <w:t xml:space="preserve">(Módulo Cliente - Usuários) Permissão para customização de setores da plataforma de Gestão de Documentos</w:t>
        </w:r>
      </w:ins>
      <w:commentRangeEnd w:id="45"/>
      <w:r w:rsidDel="00000000" w:rsidR="00000000" w:rsidRPr="00000000">
        <w:commentReference w:id="45"/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pacing w:line="276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Prazo estimado: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5 dias (backlog → produção)</w:t>
      </w:r>
    </w:p>
    <w:p w:rsidR="00000000" w:rsidDel="00000000" w:rsidP="00000000" w:rsidRDefault="00000000" w:rsidRPr="00000000" w14:paraId="00000221">
      <w:pPr>
        <w:spacing w:line="276" w:lineRule="auto"/>
        <w:ind w:right="423.5433070866151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ayow7ymrani5" w:id="30"/>
      <w:bookmarkEnd w:id="30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⚙️</w: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4. Requisitos Técnicos e Não-Funcionais</w:t>
      </w:r>
    </w:p>
    <w:p w:rsidR="00000000" w:rsidDel="00000000" w:rsidP="00000000" w:rsidRDefault="00000000" w:rsidRPr="00000000" w14:paraId="00000224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Definições de performance, segurança, e restrições técnicas do sistema.</w:t>
      </w:r>
    </w:p>
    <w:p w:rsidR="00000000" w:rsidDel="00000000" w:rsidP="00000000" w:rsidRDefault="00000000" w:rsidRPr="00000000" w14:paraId="00000225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right="423.5433070866151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Logs:</w:t>
      </w:r>
    </w:p>
    <w:p w:rsidR="00000000" w:rsidDel="00000000" w:rsidP="00000000" w:rsidRDefault="00000000" w:rsidRPr="00000000" w14:paraId="00000227">
      <w:pPr>
        <w:ind w:left="720" w:right="423.5433070866151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378.07086614173244" w:tblpY="0"/>
        <w:tblW w:w="10065.0" w:type="dxa"/>
        <w:jc w:val="left"/>
        <w:tblInd w:w="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4095"/>
        <w:gridCol w:w="3780"/>
        <w:tblGridChange w:id="0">
          <w:tblGrid>
            <w:gridCol w:w="2190"/>
            <w:gridCol w:w="4095"/>
            <w:gridCol w:w="3780"/>
          </w:tblGrid>
        </w:tblGridChange>
      </w:tblGrid>
      <w:tr>
        <w:trPr>
          <w:cantSplit w:val="0"/>
          <w:trHeight w:val="549.477539062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Descrição do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Dados Obrigatórios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Criação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de novo perfil padrão criado para a plataforma "Gestão de Documentos".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Suporte CS, Nome do Perfil, Data/Hora.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Atribuição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de quando um usuário do cliente é atrelado a um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Suporte CS, ID do Usuário Cliente, Perfil Atribuído.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Edição de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de customizações feitas em "Perfis de Usuário" no nível do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Suporte CS, Permissões Alteradas (De -&gt; Para).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de Departamentos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de criação ou alteração de departamentos/grupos.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Suporte CS, ID da Empresa, Nome do Departamento.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Vínculo de Gestão (RN15)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de atribuição de um usuário como "Gestor" de múltiplos departamentos.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Suporte CS, ID do Gestor, Lista de Departamentos Vinculados.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ind w:left="720" w:right="423.5433070866151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after="0" w:lineRule="auto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47r31iiyvr97" w:id="31"/>
      <w:bookmarkEnd w:id="31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✏️ 5. O que NÃO será feito (Out of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Listagem de funcionalidades e cenários explicitamente excluídos desta entrega para evitar aumento de escopo.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6"/>
        </w:numPr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Não faremos a gestão de departamentos e perfis por meio da plataforma, apenas pelo admin, com usuários de suporte da CS.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right="423.5433070866151"/>
        <w:rPr>
          <w:rFonts w:ascii="Montserrat ExtraBold" w:cs="Montserrat ExtraBold" w:eastAsia="Montserrat ExtraBold" w:hAnsi="Montserrat ExtraBold"/>
          <w:b w:val="1"/>
          <w:bCs w:val="1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ℹ️ 6.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00" w:line="240" w:lineRule="auto"/>
        <w:ind w:right="423.5433070866151"/>
        <w:jc w:val="both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635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3345"/>
        <w:gridCol w:w="1365"/>
        <w:gridCol w:w="1620"/>
        <w:gridCol w:w="1605"/>
        <w:gridCol w:w="1230"/>
        <w:gridCol w:w="1470"/>
        <w:tblGridChange w:id="0">
          <w:tblGrid>
            <w:gridCol w:w="3345"/>
            <w:gridCol w:w="1365"/>
            <w:gridCol w:w="1620"/>
            <w:gridCol w:w="1605"/>
            <w:gridCol w:w="1230"/>
            <w:gridCol w:w="147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Permissão</w:t>
            </w:r>
          </w:p>
        </w:tc>
        <w:tc>
          <w:tcPr>
            <w:gridSpan w:val="5"/>
            <w:tcBorders>
              <w:bottom w:color="cfe2f3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Persona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vMerge w:val="continue"/>
            <w:tcBorders>
              <w:right w:color="cfe2f3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9fc5e8" w:val="clear"/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Usuário suporte CS</w:t>
            </w:r>
          </w:p>
        </w:tc>
        <w:tc>
          <w:tcPr>
            <w:tcBorders>
              <w:left w:color="cfe2f3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Admin Geral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Usuário gestor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Aprovador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Visualizador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20"/>
                <w:szCs w:val="20"/>
                <w:rtl w:val="0"/>
              </w:rPr>
              <w:t xml:space="preserve">Customização (CRUD) de setores</w:t>
            </w:r>
          </w:p>
        </w:tc>
        <w:tc>
          <w:tcPr>
            <w:tcBorders>
              <w:top w:color="cfe2f3" w:space="0" w:sz="8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1912389125"/>
                <w:dropDownList w:lastValue="Escrit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11734b"/>
                    <w:sz w:val="20"/>
                    <w:szCs w:val="20"/>
                    <w:shd w:fill="d4edbc" w:val="clear"/>
                  </w:rPr>
                  <w:t xml:space="preserve">Escrita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1984692404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688851383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836981014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387020198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before="20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right="423.5433070866151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0" w:line="240" w:lineRule="auto"/>
        <w:ind w:right="423.5433070866151"/>
        <w:jc w:val="both"/>
        <w:rPr>
          <w:rFonts w:ascii="Montserrat ExtraBold" w:cs="Montserrat ExtraBold" w:eastAsia="Montserrat ExtraBold" w:hAnsi="Montserrat ExtraBold"/>
          <w:b w:val="1"/>
          <w:bCs w:val="1"/>
          <w:sz w:val="8"/>
          <w:szCs w:val="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ℹ️ 7. Informações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0" w:line="240" w:lineRule="auto"/>
        <w:ind w:right="423.5433070866151"/>
        <w:jc w:val="both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60" w:lineRule="auto"/>
        <w:ind w:right="423.5433070866151"/>
        <w:jc w:val="both"/>
        <w:rPr>
          <w:color w:val="434343"/>
        </w:rPr>
        <w:sectPr>
          <w:headerReference r:id="rId27" w:type="default"/>
          <w:footerReference r:id="rId28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color w:val="434343"/>
          <w:rtl w:val="0"/>
        </w:rPr>
        <w:t xml:space="preserve">Observação: funcionalidades relacionadas a email serão adicionadas quando forem adicionadas notificações.</w:t>
      </w:r>
    </w:p>
    <w:p w:rsidR="00000000" w:rsidDel="00000000" w:rsidP="00000000" w:rsidRDefault="00000000" w:rsidRPr="00000000" w14:paraId="000002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</w:rPr>
        <w:sectPr>
          <w:headerReference r:id="rId29" w:type="default"/>
          <w:footerReference r:id="rId30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ff3em3qruufd" w:id="32"/>
      <w:bookmarkEnd w:id="32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EP02: CRUD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Title"/>
        <w:rPr>
          <w:rFonts w:ascii="Figtree ExtraBold" w:cs="Figtree ExtraBold" w:eastAsia="Figtree ExtraBold" w:hAnsi="Figtree ExtraBold"/>
          <w:b w:val="0"/>
          <w:bCs w:val="0"/>
          <w:sz w:val="44"/>
          <w:szCs w:val="44"/>
        </w:rPr>
      </w:pPr>
      <w:bookmarkStart w:colFirst="0" w:colLast="0" w:name="_scev3vhylls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Title"/>
        <w:ind w:left="-566.9291338582676" w:firstLine="0"/>
        <w:rPr>
          <w:rFonts w:ascii="Figtree ExtraBold" w:cs="Figtree ExtraBold" w:eastAsia="Figtree ExtraBold" w:hAnsi="Figtree ExtraBold"/>
          <w:b w:val="0"/>
          <w:bCs w:val="0"/>
          <w:sz w:val="42"/>
          <w:szCs w:val="42"/>
          <w:highlight w:val="yellow"/>
        </w:rPr>
        <w:sectPr>
          <w:headerReference r:id="rId31" w:type="default"/>
          <w:footerReference r:id="rId32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ejenkkktkbm7" w:id="34"/>
      <w:bookmarkEnd w:id="34"/>
      <w:r w:rsidDel="00000000" w:rsidR="00000000" w:rsidRPr="00000000">
        <w:rPr>
          <w:rFonts w:ascii="Montserrat" w:cs="Montserrat" w:eastAsia="Montserrat" w:hAnsi="Montserrat"/>
          <w:sz w:val="46"/>
          <w:szCs w:val="46"/>
          <w:rtl w:val="0"/>
        </w:rPr>
        <w:t xml:space="preserve">Epic 02: CRUD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40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285"/>
        <w:tblGridChange w:id="0">
          <w:tblGrid>
            <w:gridCol w:w="2115"/>
            <w:gridCol w:w="32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#EP02-2026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CRUD de Documentos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Produto/Épico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Gestão de Documentos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Status do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Em Andamento 🟠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Issue Relacionada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517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65"/>
        <w:tblGridChange w:id="0">
          <w:tblGrid>
            <w:gridCol w:w="2310"/>
            <w:gridCol w:w="2865"/>
          </w:tblGrid>
        </w:tblGridChange>
      </w:tblGrid>
      <w:tr>
        <w:trPr>
          <w:cantSplit w:val="0"/>
          <w:trHeight w:val="385.3826086956521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33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Nicole Pessoa Guimarães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34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Gian Lucca Guerreiro Chiodo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UI Designers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35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Michael Ayres da Silva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1a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09/03/2026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última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23/03/2026</w:t>
            </w:r>
          </w:p>
        </w:tc>
      </w:tr>
    </w:tbl>
    <w:p w:rsidR="00000000" w:rsidDel="00000000" w:rsidP="00000000" w:rsidRDefault="00000000" w:rsidRPr="00000000" w14:paraId="00000273">
      <w:pPr>
        <w:pStyle w:val="Heading2"/>
        <w:spacing w:after="0" w:before="0" w:lineRule="auto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  <w:sectPr>
          <w:headerReference r:id="rId36" w:type="default"/>
          <w:footerReference r:id="rId37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  <w:cols w:equalWidth="0" w:num="2">
            <w:col w:space="720" w:w="5027.570866141732"/>
            <w:col w:space="0" w:w="5027.570866141732"/>
          </w:cols>
        </w:sectPr>
      </w:pPr>
      <w:bookmarkStart w:colFirst="0" w:colLast="0" w:name="_fvgocjatx0w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jhehg364atyn" w:id="36"/>
      <w:bookmarkEnd w:id="36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💡 1. TL;DR: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00" w:lineRule="auto"/>
        <w:ind w:right="423.5433070866151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Resumo curto sobre a funcionalidade, objetivo e impacto.</w:t>
      </w:r>
    </w:p>
    <w:p w:rsidR="00000000" w:rsidDel="00000000" w:rsidP="00000000" w:rsidRDefault="00000000" w:rsidRPr="00000000" w14:paraId="00000276">
      <w:pPr>
        <w:numPr>
          <w:ilvl w:val="0"/>
          <w:numId w:val="15"/>
        </w:numPr>
        <w:spacing w:after="0" w:afterAutospacing="0" w:line="360" w:lineRule="auto"/>
        <w:ind w:left="720" w:right="423.5433070866151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Criação de documentos (base) →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permite ao usuário criar e enviar documentos para a empresa;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200" w:line="360" w:lineRule="auto"/>
        <w:ind w:left="720" w:right="423.5433070866151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Gestão de Classificações →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permite ao usuário Admin Geral criar classificações para melhor gestão e segmentação dos documentos criados.</w:t>
      </w:r>
    </w:p>
    <w:p w:rsidR="00000000" w:rsidDel="00000000" w:rsidP="00000000" w:rsidRDefault="00000000" w:rsidRPr="00000000" w14:paraId="00000278">
      <w:pPr>
        <w:pStyle w:val="Heading3"/>
        <w:ind w:right="423.5433070866151"/>
        <w:jc w:val="both"/>
        <w:rPr>
          <w:rFonts w:ascii="Figtree" w:cs="Figtree" w:eastAsia="Figtree" w:hAnsi="Figtree"/>
          <w:sz w:val="20"/>
          <w:szCs w:val="20"/>
        </w:rPr>
      </w:pPr>
      <w:bookmarkStart w:colFirst="0" w:colLast="0" w:name="_9rdx5n9leto2" w:id="37"/>
      <w:bookmarkEnd w:id="37"/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24"/>
          <w:szCs w:val="24"/>
          <w:rtl w:val="0"/>
        </w:rPr>
        <w:t xml:space="preserve">🎨</w:t>
      </w: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Links úteis: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right="423.5433070866151"/>
        <w:jc w:val="both"/>
        <w:rPr>
          <w:rFonts w:ascii="Figtree" w:cs="Figtree" w:eastAsia="Figtree" w:hAnsi="Figtree"/>
          <w:color w:val="434343"/>
        </w:rPr>
      </w:pPr>
      <w:hyperlink r:id="rId38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Figma </w:t>
        </w:r>
      </w:hyperlink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 </w:t>
      </w:r>
      <w:hyperlink r:id="rId39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Listagem de permissões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0" w:before="200" w:lineRule="auto"/>
        <w:ind w:right="423.5433070866151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0" w:lineRule="auto"/>
        <w:ind w:right="423.5433070866151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hrodjxopq6xg" w:id="38"/>
      <w:bookmarkEnd w:id="38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🖼️ 2. Fluxo e Interface: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00" w:lineRule="auto"/>
        <w:ind w:right="423.5433070866151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Mapeamento visual da jornada do usuário, diagramas de fluxo e referências de interface (prints/telas).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A):</w:t>
      </w:r>
      <w:r w:rsidDel="00000000" w:rsidR="00000000" w:rsidRPr="00000000">
        <w:rPr>
          <w:rFonts w:ascii="Figtree SemiBold" w:cs="Figtree SemiBold" w:eastAsia="Figtree SemiBold" w:hAnsi="Figtree SemiBold"/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Criação de documento base (sem template)</w:t>
      </w:r>
    </w:p>
    <w:p w:rsidR="00000000" w:rsidDel="00000000" w:rsidP="00000000" w:rsidRDefault="00000000" w:rsidRPr="00000000" w14:paraId="0000027E">
      <w:pPr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58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No módulo “Documentos”, o usuário clica na opção “Criar documento”;</w:t>
      </w:r>
    </w:p>
    <w:p w:rsidR="00000000" w:rsidDel="00000000" w:rsidP="00000000" w:rsidRDefault="00000000" w:rsidRPr="00000000" w14:paraId="00000280">
      <w:pPr>
        <w:numPr>
          <w:ilvl w:val="0"/>
          <w:numId w:val="58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Etapa 01: Detalhes do documento:</w:t>
      </w:r>
    </w:p>
    <w:p w:rsidR="00000000" w:rsidDel="00000000" w:rsidP="00000000" w:rsidRDefault="00000000" w:rsidRPr="00000000" w14:paraId="00000281">
      <w:pPr>
        <w:numPr>
          <w:ilvl w:val="1"/>
          <w:numId w:val="58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Preenche as informações básicas de criação do documento:</w:t>
      </w:r>
    </w:p>
    <w:p w:rsidR="00000000" w:rsidDel="00000000" w:rsidP="00000000" w:rsidRDefault="00000000" w:rsidRPr="00000000" w14:paraId="00000282">
      <w:pPr>
        <w:numPr>
          <w:ilvl w:val="2"/>
          <w:numId w:val="58"/>
        </w:numPr>
        <w:spacing w:line="360" w:lineRule="auto"/>
        <w:ind w:left="216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Setor;</w:t>
      </w:r>
    </w:p>
    <w:p w:rsidR="00000000" w:rsidDel="00000000" w:rsidP="00000000" w:rsidRDefault="00000000" w:rsidRPr="00000000" w14:paraId="00000283">
      <w:pPr>
        <w:numPr>
          <w:ilvl w:val="2"/>
          <w:numId w:val="58"/>
        </w:numPr>
        <w:spacing w:line="360" w:lineRule="auto"/>
        <w:ind w:left="216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Nome do documento;</w:t>
      </w:r>
    </w:p>
    <w:p w:rsidR="00000000" w:rsidDel="00000000" w:rsidP="00000000" w:rsidRDefault="00000000" w:rsidRPr="00000000" w14:paraId="00000284">
      <w:pPr>
        <w:numPr>
          <w:ilvl w:val="2"/>
          <w:numId w:val="58"/>
        </w:numPr>
        <w:spacing w:line="360" w:lineRule="auto"/>
        <w:ind w:left="216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Descrição;</w:t>
      </w:r>
    </w:p>
    <w:p w:rsidR="00000000" w:rsidDel="00000000" w:rsidP="00000000" w:rsidRDefault="00000000" w:rsidRPr="00000000" w14:paraId="00000285">
      <w:pPr>
        <w:numPr>
          <w:ilvl w:val="2"/>
          <w:numId w:val="58"/>
        </w:numPr>
        <w:spacing w:line="360" w:lineRule="auto"/>
        <w:ind w:left="216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Classificação;</w:t>
      </w:r>
    </w:p>
    <w:p w:rsidR="00000000" w:rsidDel="00000000" w:rsidP="00000000" w:rsidRDefault="00000000" w:rsidRPr="00000000" w14:paraId="00000286">
      <w:pPr>
        <w:numPr>
          <w:ilvl w:val="2"/>
          <w:numId w:val="58"/>
        </w:numPr>
        <w:spacing w:line="360" w:lineRule="auto"/>
        <w:ind w:left="216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Seleção de destinatários;</w:t>
      </w:r>
    </w:p>
    <w:p w:rsidR="00000000" w:rsidDel="00000000" w:rsidP="00000000" w:rsidRDefault="00000000" w:rsidRPr="00000000" w14:paraId="00000287">
      <w:pPr>
        <w:numPr>
          <w:ilvl w:val="2"/>
          <w:numId w:val="58"/>
        </w:numPr>
        <w:spacing w:line="360" w:lineRule="auto"/>
        <w:ind w:left="216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C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lica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em “próximo”;</w:t>
      </w:r>
    </w:p>
    <w:p w:rsidR="00000000" w:rsidDel="00000000" w:rsidP="00000000" w:rsidRDefault="00000000" w:rsidRPr="00000000" w14:paraId="00000288">
      <w:pPr>
        <w:numPr>
          <w:ilvl w:val="0"/>
          <w:numId w:val="58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Etapa 02: Arquivo:</w:t>
      </w:r>
    </w:p>
    <w:p w:rsidR="00000000" w:rsidDel="00000000" w:rsidP="00000000" w:rsidRDefault="00000000" w:rsidRPr="00000000" w14:paraId="00000289">
      <w:pPr>
        <w:numPr>
          <w:ilvl w:val="1"/>
          <w:numId w:val="58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Faz upload do arquivo;</w:t>
      </w:r>
    </w:p>
    <w:p w:rsidR="00000000" w:rsidDel="00000000" w:rsidP="00000000" w:rsidRDefault="00000000" w:rsidRPr="00000000" w14:paraId="0000028A">
      <w:pPr>
        <w:numPr>
          <w:ilvl w:val="1"/>
          <w:numId w:val="58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C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lica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em “próximo”;</w:t>
      </w:r>
    </w:p>
    <w:p w:rsidR="00000000" w:rsidDel="00000000" w:rsidP="00000000" w:rsidRDefault="00000000" w:rsidRPr="00000000" w14:paraId="0000028B">
      <w:pPr>
        <w:numPr>
          <w:ilvl w:val="0"/>
          <w:numId w:val="58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Etapa 03: Lançamento:</w:t>
      </w:r>
    </w:p>
    <w:p w:rsidR="00000000" w:rsidDel="00000000" w:rsidP="00000000" w:rsidRDefault="00000000" w:rsidRPr="00000000" w14:paraId="0000028C">
      <w:pPr>
        <w:numPr>
          <w:ilvl w:val="1"/>
          <w:numId w:val="58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R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evisa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as informações preenchidas</w:t>
      </w:r>
    </w:p>
    <w:p w:rsidR="00000000" w:rsidDel="00000000" w:rsidP="00000000" w:rsidRDefault="00000000" w:rsidRPr="00000000" w14:paraId="0000028D">
      <w:pPr>
        <w:numPr>
          <w:ilvl w:val="1"/>
          <w:numId w:val="58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Clica em “próximo”;</w:t>
      </w:r>
    </w:p>
    <w:p w:rsidR="00000000" w:rsidDel="00000000" w:rsidP="00000000" w:rsidRDefault="00000000" w:rsidRPr="00000000" w14:paraId="0000028E">
      <w:pPr>
        <w:numPr>
          <w:ilvl w:val="0"/>
          <w:numId w:val="58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Recebe alerta de que o documento será criado e enviado assim que confirmar;</w:t>
      </w:r>
    </w:p>
    <w:p w:rsidR="00000000" w:rsidDel="00000000" w:rsidP="00000000" w:rsidRDefault="00000000" w:rsidRPr="00000000" w14:paraId="0000028F">
      <w:pPr>
        <w:numPr>
          <w:ilvl w:val="0"/>
          <w:numId w:val="58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usuário clica em “enviar documento”;</w:t>
      </w:r>
    </w:p>
    <w:p w:rsidR="00000000" w:rsidDel="00000000" w:rsidP="00000000" w:rsidRDefault="00000000" w:rsidRPr="00000000" w14:paraId="00000290">
      <w:pPr>
        <w:numPr>
          <w:ilvl w:val="0"/>
          <w:numId w:val="58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Recebe aviso de sucesso do envio.</w:t>
      </w:r>
    </w:p>
    <w:p w:rsidR="00000000" w:rsidDel="00000000" w:rsidP="00000000" w:rsidRDefault="00000000" w:rsidRPr="00000000" w14:paraId="00000291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commentRangeStart w:id="47"/>
      <w:commentRangeStart w:id="48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B): Gestão de Classificações</w:t>
      </w:r>
    </w:p>
    <w:p w:rsidR="00000000" w:rsidDel="00000000" w:rsidP="00000000" w:rsidRDefault="00000000" w:rsidRPr="00000000" w14:paraId="00000293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Criação 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spacing w:after="0" w:afterAutospacing="0" w:line="360" w:lineRule="auto"/>
        <w:ind w:left="720" w:right="423.5433070866151" w:hanging="360"/>
        <w:jc w:val="both"/>
        <w:rPr>
          <w:sz w:val="22"/>
          <w:szCs w:val="22"/>
        </w:rPr>
      </w:pPr>
      <w:r w:rsidDel="00000000" w:rsidR="00000000" w:rsidRPr="00000000">
        <w:rPr>
          <w:color w:val="434343"/>
          <w:rtl w:val="0"/>
        </w:rPr>
        <w:t xml:space="preserve">No módulo “Configurações”, o usuário clica em “Classificações”;</w:t>
      </w:r>
    </w:p>
    <w:p w:rsidR="00000000" w:rsidDel="00000000" w:rsidP="00000000" w:rsidRDefault="00000000" w:rsidRPr="00000000" w14:paraId="00000295">
      <w:pPr>
        <w:numPr>
          <w:ilvl w:val="0"/>
          <w:numId w:val="10"/>
        </w:numPr>
        <w:spacing w:after="0" w:afterAutospacing="0" w:before="0" w:beforeAutospacing="0" w:line="360" w:lineRule="auto"/>
        <w:ind w:left="720" w:right="423.5433070866151" w:hanging="360"/>
        <w:jc w:val="both"/>
        <w:rPr>
          <w:sz w:val="22"/>
          <w:szCs w:val="22"/>
        </w:rPr>
      </w:pPr>
      <w:r w:rsidDel="00000000" w:rsidR="00000000" w:rsidRPr="00000000">
        <w:rPr>
          <w:color w:val="434343"/>
          <w:rtl w:val="0"/>
        </w:rPr>
        <w:t xml:space="preserve">O usuário </w:t>
      </w:r>
      <w:r w:rsidDel="00000000" w:rsidR="00000000" w:rsidRPr="00000000">
        <w:rPr>
          <w:color w:val="434343"/>
          <w:rtl w:val="0"/>
        </w:rPr>
        <w:t xml:space="preserve">visualizará</w:t>
      </w:r>
      <w:r w:rsidDel="00000000" w:rsidR="00000000" w:rsidRPr="00000000">
        <w:rPr>
          <w:color w:val="434343"/>
          <w:rtl w:val="0"/>
        </w:rPr>
        <w:t xml:space="preserve"> uma listagem em tabela com as classificações existentes e terá as opções de criar/editar/remover classificações;</w:t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spacing w:after="0" w:afterAutospacing="0" w:before="0" w:beforeAutospacing="0" w:line="360" w:lineRule="auto"/>
        <w:ind w:left="720" w:right="423.5433070866151" w:hanging="360"/>
        <w:jc w:val="both"/>
        <w:rPr>
          <w:sz w:val="22"/>
          <w:szCs w:val="22"/>
        </w:rPr>
      </w:pPr>
      <w:r w:rsidDel="00000000" w:rsidR="00000000" w:rsidRPr="00000000">
        <w:rPr>
          <w:color w:val="434343"/>
          <w:rtl w:val="0"/>
        </w:rPr>
        <w:t xml:space="preserve">Clica em criar classificação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spacing w:line="360" w:lineRule="auto"/>
        <w:ind w:left="720" w:right="423.5433070866151" w:hanging="360"/>
        <w:rPr>
          <w:sz w:val="22"/>
          <w:szCs w:val="22"/>
        </w:rPr>
      </w:pPr>
      <w:r w:rsidDel="00000000" w:rsidR="00000000" w:rsidRPr="00000000">
        <w:rPr>
          <w:color w:val="434343"/>
          <w:rtl w:val="0"/>
        </w:rPr>
        <w:t xml:space="preserve">Preenche</w:t>
      </w:r>
      <w:r w:rsidDel="00000000" w:rsidR="00000000" w:rsidRPr="00000000">
        <w:rPr>
          <w:color w:val="434343"/>
          <w:rtl w:val="0"/>
        </w:rPr>
        <w:t xml:space="preserve"> os campos “Nome” e “Descrição” e seleciona cor da label;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spacing w:line="360" w:lineRule="auto"/>
        <w:ind w:left="720" w:right="423.5433070866151" w:hanging="360"/>
        <w:rPr>
          <w:sz w:val="22"/>
          <w:szCs w:val="22"/>
        </w:rPr>
      </w:pPr>
      <w:r w:rsidDel="00000000" w:rsidR="00000000" w:rsidRPr="00000000">
        <w:rPr>
          <w:color w:val="434343"/>
          <w:rtl w:val="0"/>
        </w:rPr>
        <w:t xml:space="preserve">Clica em salvar;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line="360" w:lineRule="auto"/>
        <w:ind w:left="720" w:right="423.5433070866151" w:hanging="360"/>
        <w:rPr>
          <w:sz w:val="22"/>
          <w:szCs w:val="22"/>
        </w:rPr>
      </w:pPr>
      <w:commentRangeStart w:id="49"/>
      <w:commentRangeStart w:id="50"/>
      <w:r w:rsidDel="00000000" w:rsidR="00000000" w:rsidRPr="00000000">
        <w:rPr>
          <w:color w:val="434343"/>
          <w:rtl w:val="0"/>
        </w:rPr>
        <w:t xml:space="preserve">Cria a classificação para todos os usuários da empresa</w:t>
      </w:r>
      <w:commentRangeEnd w:id="47"/>
      <w:r w:rsidDel="00000000" w:rsidR="00000000" w:rsidRPr="00000000">
        <w:commentReference w:id="47"/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color w:val="434343"/>
          <w:rtl w:val="0"/>
        </w:rPr>
        <w:t xml:space="preserve">.</w:t>
      </w:r>
      <w:commentRangeEnd w:id="49"/>
      <w:r w:rsidDel="00000000" w:rsidR="00000000" w:rsidRPr="00000000">
        <w:commentReference w:id="49"/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360" w:lineRule="auto"/>
        <w:ind w:right="423.5433070866151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360" w:lineRule="auto"/>
        <w:ind w:right="423.5433070866151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Edição</w:t>
      </w:r>
    </w:p>
    <w:p w:rsidR="00000000" w:rsidDel="00000000" w:rsidP="00000000" w:rsidRDefault="00000000" w:rsidRPr="00000000" w14:paraId="0000029C">
      <w:pPr>
        <w:numPr>
          <w:ilvl w:val="0"/>
          <w:numId w:val="45"/>
        </w:numPr>
        <w:spacing w:after="0" w:afterAutospacing="0"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commentRangeStart w:id="51"/>
      <w:commentRangeStart w:id="52"/>
      <w:r w:rsidDel="00000000" w:rsidR="00000000" w:rsidRPr="00000000">
        <w:rPr>
          <w:color w:val="434343"/>
          <w:rtl w:val="0"/>
        </w:rPr>
        <w:t xml:space="preserve">No módulo “Configurações”, o usuário clica em “Classificações”;</w:t>
      </w:r>
    </w:p>
    <w:p w:rsidR="00000000" w:rsidDel="00000000" w:rsidP="00000000" w:rsidRDefault="00000000" w:rsidRPr="00000000" w14:paraId="0000029D">
      <w:pPr>
        <w:numPr>
          <w:ilvl w:val="0"/>
          <w:numId w:val="45"/>
        </w:numPr>
        <w:spacing w:after="0" w:afterAutospacing="0" w:before="0" w:beforeAutospacing="0"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color w:val="434343"/>
          <w:rtl w:val="0"/>
        </w:rPr>
        <w:t xml:space="preserve">O usuário </w:t>
      </w:r>
      <w:r w:rsidDel="00000000" w:rsidR="00000000" w:rsidRPr="00000000">
        <w:rPr>
          <w:color w:val="434343"/>
          <w:rtl w:val="0"/>
        </w:rPr>
        <w:t xml:space="preserve">visualizará</w:t>
      </w:r>
      <w:r w:rsidDel="00000000" w:rsidR="00000000" w:rsidRPr="00000000">
        <w:rPr>
          <w:color w:val="434343"/>
          <w:rtl w:val="0"/>
        </w:rPr>
        <w:t xml:space="preserve"> uma listagem em tabela com as classificações existentes e terá as opções de criar/editar/remover classificações;</w:t>
      </w:r>
    </w:p>
    <w:p w:rsidR="00000000" w:rsidDel="00000000" w:rsidP="00000000" w:rsidRDefault="00000000" w:rsidRPr="00000000" w14:paraId="0000029E">
      <w:pPr>
        <w:numPr>
          <w:ilvl w:val="0"/>
          <w:numId w:val="45"/>
        </w:numPr>
        <w:spacing w:after="0" w:afterAutospacing="0" w:before="0" w:beforeAutospacing="0"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color w:val="434343"/>
          <w:rtl w:val="0"/>
        </w:rPr>
        <w:t xml:space="preserve">Clica em editar classificação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29F">
      <w:pPr>
        <w:numPr>
          <w:ilvl w:val="0"/>
          <w:numId w:val="45"/>
        </w:numPr>
        <w:spacing w:line="360" w:lineRule="auto"/>
        <w:ind w:left="720" w:right="423.5433070866151" w:hanging="360"/>
        <w:rPr>
          <w:color w:val="434343"/>
        </w:rPr>
      </w:pPr>
      <w:commentRangeEnd w:id="51"/>
      <w:r w:rsidDel="00000000" w:rsidR="00000000" w:rsidRPr="00000000">
        <w:commentReference w:id="51"/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color w:val="434343"/>
          <w:rtl w:val="0"/>
        </w:rPr>
        <w:t xml:space="preserve">Pode editar os campos “Nome”, “Descrição” e cor da label;</w:t>
      </w:r>
    </w:p>
    <w:p w:rsidR="00000000" w:rsidDel="00000000" w:rsidP="00000000" w:rsidRDefault="00000000" w:rsidRPr="00000000" w14:paraId="000002A0">
      <w:pPr>
        <w:numPr>
          <w:ilvl w:val="0"/>
          <w:numId w:val="45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Clica em salvar;</w:t>
      </w:r>
    </w:p>
    <w:p w:rsidR="00000000" w:rsidDel="00000000" w:rsidP="00000000" w:rsidRDefault="00000000" w:rsidRPr="00000000" w14:paraId="000002A1">
      <w:pPr>
        <w:numPr>
          <w:ilvl w:val="0"/>
          <w:numId w:val="45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Atualiza a classificação para todos os usuários da empresa.</w:t>
      </w:r>
    </w:p>
    <w:p w:rsidR="00000000" w:rsidDel="00000000" w:rsidP="00000000" w:rsidRDefault="00000000" w:rsidRPr="00000000" w14:paraId="000002A2">
      <w:pPr>
        <w:spacing w:line="360" w:lineRule="auto"/>
        <w:ind w:left="720" w:right="423.5433070866151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60" w:lineRule="auto"/>
        <w:ind w:right="423.5433070866151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Remoção (casos em que a classificação não possui documentos vinculados)</w:t>
      </w:r>
    </w:p>
    <w:p w:rsidR="00000000" w:rsidDel="00000000" w:rsidP="00000000" w:rsidRDefault="00000000" w:rsidRPr="00000000" w14:paraId="000002A4">
      <w:pPr>
        <w:numPr>
          <w:ilvl w:val="0"/>
          <w:numId w:val="18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 módulo “Configurações”, o usuário clica em “Classificações”;</w:t>
      </w:r>
    </w:p>
    <w:p w:rsidR="00000000" w:rsidDel="00000000" w:rsidP="00000000" w:rsidRDefault="00000000" w:rsidRPr="00000000" w14:paraId="000002A5">
      <w:pPr>
        <w:numPr>
          <w:ilvl w:val="0"/>
          <w:numId w:val="18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 usuário </w:t>
      </w:r>
      <w:r w:rsidDel="00000000" w:rsidR="00000000" w:rsidRPr="00000000">
        <w:rPr>
          <w:color w:val="434343"/>
          <w:rtl w:val="0"/>
        </w:rPr>
        <w:t xml:space="preserve">visualizará</w:t>
      </w:r>
      <w:r w:rsidDel="00000000" w:rsidR="00000000" w:rsidRPr="00000000">
        <w:rPr>
          <w:color w:val="434343"/>
          <w:rtl w:val="0"/>
        </w:rPr>
        <w:t xml:space="preserve"> uma listagem em tabela com as classificações existentes e terá as opções de criar/editar/remover classificações;</w:t>
      </w:r>
    </w:p>
    <w:p w:rsidR="00000000" w:rsidDel="00000000" w:rsidP="00000000" w:rsidRDefault="00000000" w:rsidRPr="00000000" w14:paraId="000002A6">
      <w:pPr>
        <w:numPr>
          <w:ilvl w:val="0"/>
          <w:numId w:val="18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Clica em remover classificação; </w:t>
      </w:r>
    </w:p>
    <w:p w:rsidR="00000000" w:rsidDel="00000000" w:rsidP="00000000" w:rsidRDefault="00000000" w:rsidRPr="00000000" w14:paraId="000002A7">
      <w:pPr>
        <w:numPr>
          <w:ilvl w:val="0"/>
          <w:numId w:val="18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Confirma a remoção;</w:t>
      </w:r>
    </w:p>
    <w:p w:rsidR="00000000" w:rsidDel="00000000" w:rsidP="00000000" w:rsidRDefault="00000000" w:rsidRPr="00000000" w14:paraId="000002A8">
      <w:pPr>
        <w:numPr>
          <w:ilvl w:val="0"/>
          <w:numId w:val="18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Remove a classificação para todos os usuários da empresa.</w:t>
      </w:r>
    </w:p>
    <w:p w:rsidR="00000000" w:rsidDel="00000000" w:rsidP="00000000" w:rsidRDefault="00000000" w:rsidRPr="00000000" w14:paraId="000002A9">
      <w:pPr>
        <w:spacing w:line="360" w:lineRule="auto"/>
        <w:ind w:right="423.5433070866151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60" w:lineRule="auto"/>
        <w:ind w:right="423.5433070866151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Remoção (casos em que a classificação ainda possui documentos vinculados)</w:t>
      </w:r>
    </w:p>
    <w:p w:rsidR="00000000" w:rsidDel="00000000" w:rsidP="00000000" w:rsidRDefault="00000000" w:rsidRPr="00000000" w14:paraId="000002AB">
      <w:pPr>
        <w:numPr>
          <w:ilvl w:val="0"/>
          <w:numId w:val="51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 módulo “Configurações”, o usuário clica em “Classificações”;</w:t>
      </w:r>
    </w:p>
    <w:p w:rsidR="00000000" w:rsidDel="00000000" w:rsidP="00000000" w:rsidRDefault="00000000" w:rsidRPr="00000000" w14:paraId="000002AC">
      <w:pPr>
        <w:numPr>
          <w:ilvl w:val="0"/>
          <w:numId w:val="51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 usuário </w:t>
      </w:r>
      <w:r w:rsidDel="00000000" w:rsidR="00000000" w:rsidRPr="00000000">
        <w:rPr>
          <w:color w:val="434343"/>
          <w:rtl w:val="0"/>
        </w:rPr>
        <w:t xml:space="preserve">visualizará</w:t>
      </w:r>
      <w:r w:rsidDel="00000000" w:rsidR="00000000" w:rsidRPr="00000000">
        <w:rPr>
          <w:color w:val="434343"/>
          <w:rtl w:val="0"/>
        </w:rPr>
        <w:t xml:space="preserve"> uma listagem em tabela com as classificações existentes e terá as opções de criar/editar/remover classificações;</w:t>
      </w:r>
    </w:p>
    <w:p w:rsidR="00000000" w:rsidDel="00000000" w:rsidP="00000000" w:rsidRDefault="00000000" w:rsidRPr="00000000" w14:paraId="000002AD">
      <w:pPr>
        <w:numPr>
          <w:ilvl w:val="0"/>
          <w:numId w:val="51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Clica em remover classificação; </w:t>
      </w:r>
    </w:p>
    <w:p w:rsidR="00000000" w:rsidDel="00000000" w:rsidP="00000000" w:rsidRDefault="00000000" w:rsidRPr="00000000" w14:paraId="000002AE">
      <w:pPr>
        <w:numPr>
          <w:ilvl w:val="0"/>
          <w:numId w:val="51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Visualiza o modal de migração de documentos</w:t>
      </w:r>
    </w:p>
    <w:p w:rsidR="00000000" w:rsidDel="00000000" w:rsidP="00000000" w:rsidRDefault="00000000" w:rsidRPr="00000000" w14:paraId="000002AF">
      <w:pPr>
        <w:numPr>
          <w:ilvl w:val="0"/>
          <w:numId w:val="51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Seleciona</w:t>
      </w:r>
      <w:r w:rsidDel="00000000" w:rsidR="00000000" w:rsidRPr="00000000">
        <w:rPr>
          <w:color w:val="434343"/>
          <w:rtl w:val="0"/>
        </w:rPr>
        <w:t xml:space="preserve"> outra classificação para migrar os documentos da classificação que se deseja excluir;</w:t>
      </w:r>
    </w:p>
    <w:p w:rsidR="00000000" w:rsidDel="00000000" w:rsidP="00000000" w:rsidRDefault="00000000" w:rsidRPr="00000000" w14:paraId="000002B0">
      <w:pPr>
        <w:numPr>
          <w:ilvl w:val="0"/>
          <w:numId w:val="51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Confirma a remoção;</w:t>
      </w:r>
    </w:p>
    <w:p w:rsidR="00000000" w:rsidDel="00000000" w:rsidP="00000000" w:rsidRDefault="00000000" w:rsidRPr="00000000" w14:paraId="000002B1">
      <w:pPr>
        <w:numPr>
          <w:ilvl w:val="0"/>
          <w:numId w:val="51"/>
        </w:numPr>
        <w:spacing w:line="360" w:lineRule="auto"/>
        <w:ind w:left="720" w:right="423.5433070866151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Remove a classificação para todos os usuários da empresa.</w:t>
      </w:r>
    </w:p>
    <w:p w:rsidR="00000000" w:rsidDel="00000000" w:rsidP="00000000" w:rsidRDefault="00000000" w:rsidRPr="00000000" w14:paraId="000002B2">
      <w:pPr>
        <w:spacing w:before="200" w:lineRule="auto"/>
        <w:ind w:right="423.5433070866151"/>
        <w:rPr>
          <w:rFonts w:ascii="Figtree" w:cs="Figtree" w:eastAsia="Figtree" w:hAnsi="Figtree"/>
          <w:b w:val="1"/>
          <w:bCs w:val="1"/>
          <w:color w:val="434343"/>
          <w:sz w:val="24"/>
          <w:szCs w:val="24"/>
          <w:shd w:fill="cfe2f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📑</w:t>
      </w: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3. Especificação Detalhada: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encontra as regras de negócio, comportamentos esperados, e as informações dos comportamentos esperados em resposta às interações do usuário, por cada item de entrega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before="200" w:lineRule="auto"/>
        <w:ind w:right="423.5433070866151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User Story 03: Criação de documentos (base)</w:t>
      </w:r>
    </w:p>
    <w:p w:rsidR="00000000" w:rsidDel="00000000" w:rsidP="00000000" w:rsidRDefault="00000000" w:rsidRPr="00000000" w14:paraId="000002B4">
      <w:pPr>
        <w:spacing w:before="200" w:lineRule="auto"/>
        <w:ind w:left="566.9291338582675" w:right="423.5433070866151" w:firstLine="0"/>
        <w:jc w:val="center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Como admin geral/usuário gestor, quero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criar um documento para enviar para os meus colaboradores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, para otimizar meu processo operacional e garantir que todos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recebam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 a informação.</w:t>
      </w:r>
    </w:p>
    <w:p w:rsidR="00000000" w:rsidDel="00000000" w:rsidP="00000000" w:rsidRDefault="00000000" w:rsidRPr="00000000" w14:paraId="000002B5">
      <w:pPr>
        <w:numPr>
          <w:ilvl w:val="0"/>
          <w:numId w:val="57"/>
        </w:numPr>
        <w:spacing w:after="0" w:afterAutospacing="0" w:before="200"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Critérios de Aceitação:</w:t>
      </w:r>
    </w:p>
    <w:p w:rsidR="00000000" w:rsidDel="00000000" w:rsidP="00000000" w:rsidRDefault="00000000" w:rsidRPr="00000000" w14:paraId="000002B6">
      <w:pPr>
        <w:numPr>
          <w:ilvl w:val="1"/>
          <w:numId w:val="57"/>
        </w:numPr>
        <w:spacing w:after="0" w:afterAutospacing="0" w:before="0" w:beforeAutospacing="0"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 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usuário do portal de gestão de documentos e possuo acesso a múltiplas empresas, deste cliente,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início o cadastro de um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é necessário selecionar a qual empresa este documento estará vinculado.</w:t>
      </w:r>
    </w:p>
    <w:p w:rsidR="00000000" w:rsidDel="00000000" w:rsidP="00000000" w:rsidRDefault="00000000" w:rsidRPr="00000000" w14:paraId="000002B7">
      <w:pPr>
        <w:numPr>
          <w:ilvl w:val="1"/>
          <w:numId w:val="57"/>
        </w:numPr>
        <w:spacing w:after="0" w:afterAutospacing="0" w:before="0" w:beforeAutospacing="0"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admin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opto por criar um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devo percorrer as etapas de detalhes do documento (preenchimento das informações básicas - </w:t>
      </w:r>
      <w:r w:rsidDel="00000000" w:rsidR="00000000" w:rsidRPr="00000000">
        <w:rPr>
          <w:rFonts w:ascii="Figtree" w:cs="Figtree" w:eastAsia="Figtree" w:hAnsi="Figtree"/>
          <w:color w:val="434343"/>
          <w:u w:val="single"/>
          <w:rtl w:val="0"/>
        </w:rPr>
        <w:t xml:space="preserve">ver fluxo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) &gt; arquivo &gt; revisão e envio.</w:t>
      </w:r>
    </w:p>
    <w:p w:rsidR="00000000" w:rsidDel="00000000" w:rsidP="00000000" w:rsidRDefault="00000000" w:rsidRPr="00000000" w14:paraId="000002B8">
      <w:pPr>
        <w:numPr>
          <w:ilvl w:val="1"/>
          <w:numId w:val="57"/>
        </w:numPr>
        <w:spacing w:before="0" w:beforeAutospacing="0"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3: 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um 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vou selecionar os destinatários,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as opções disponíveis para mim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serão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apenas os departamentos que possuo acesso ou as pessoas que pertencem a eles.</w:t>
      </w:r>
    </w:p>
    <w:p w:rsidR="00000000" w:rsidDel="00000000" w:rsidP="00000000" w:rsidRDefault="00000000" w:rsidRPr="00000000" w14:paraId="000002B9">
      <w:pPr>
        <w:widowControl w:val="0"/>
        <w:numPr>
          <w:ilvl w:val="1"/>
          <w:numId w:val="57"/>
        </w:numPr>
        <w:spacing w:after="0" w:afterAutospacing="0"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4: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estou na etapa de revisão e envio de documento e clico em “próximo”,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recebo um alerta de que o documento será criado e enviado assim que o seu envio for confirmado, e apenas após visualização dessa mensagem posso confirmar o envio.</w:t>
      </w:r>
    </w:p>
    <w:p w:rsidR="00000000" w:rsidDel="00000000" w:rsidP="00000000" w:rsidRDefault="00000000" w:rsidRPr="00000000" w14:paraId="000002BA">
      <w:pPr>
        <w:numPr>
          <w:ilvl w:val="1"/>
          <w:numId w:val="57"/>
        </w:numPr>
        <w:spacing w:before="0" w:beforeAutospacing="0"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5: 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usuário do portal de gestão de documentos e possuo acesso a apenas uma empresa,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inicio o cadastro de um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sistema deve vincular o documento direto na empresa existente (única que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possuo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acesso).</w:t>
      </w:r>
    </w:p>
    <w:p w:rsidR="00000000" w:rsidDel="00000000" w:rsidP="00000000" w:rsidRDefault="00000000" w:rsidRPr="00000000" w14:paraId="000002BB">
      <w:pPr>
        <w:widowControl w:val="0"/>
        <w:spacing w:line="360" w:lineRule="auto"/>
        <w:ind w:left="1440" w:right="423.5433070866151" w:firstLine="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numPr>
          <w:ilvl w:val="0"/>
          <w:numId w:val="46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(RN):</w:t>
      </w:r>
    </w:p>
    <w:p w:rsidR="00000000" w:rsidDel="00000000" w:rsidP="00000000" w:rsidRDefault="00000000" w:rsidRPr="00000000" w14:paraId="000002BD">
      <w:pPr>
        <w:numPr>
          <w:ilvl w:val="1"/>
          <w:numId w:val="46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RN1. Tipos de arquivo: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Permitir arquivos</w:t>
      </w:r>
      <w:commentRangeStart w:id="53"/>
      <w:commentRangeStart w:id="54"/>
      <w:commentRangeStart w:id="55"/>
      <w:commentRangeStart w:id="56"/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em PDF no MVP, s</w:t>
      </w:r>
      <w:commentRangeEnd w:id="53"/>
      <w:r w:rsidDel="00000000" w:rsidR="00000000" w:rsidRPr="00000000">
        <w:commentReference w:id="53"/>
      </w:r>
      <w:commentRangeEnd w:id="54"/>
      <w:r w:rsidDel="00000000" w:rsidR="00000000" w:rsidRPr="00000000">
        <w:commentReference w:id="54"/>
      </w:r>
      <w:commentRangeEnd w:id="55"/>
      <w:r w:rsidDel="00000000" w:rsidR="00000000" w:rsidRPr="00000000">
        <w:commentReference w:id="55"/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empre salvando um hash para garantir a imutabilidade da informação quando incluída na ferramenta.</w:t>
      </w:r>
    </w:p>
    <w:p w:rsidR="00000000" w:rsidDel="00000000" w:rsidP="00000000" w:rsidRDefault="00000000" w:rsidRPr="00000000" w14:paraId="000002BE">
      <w:pPr>
        <w:numPr>
          <w:ilvl w:val="1"/>
          <w:numId w:val="46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RN2.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Segregação Departamental: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Um documento deve estar obrigatoriamente vinculado a pelo menos um setor, e usuários sem permissão explícita para aquele setor não poderão visualizar o documento, seu conteúdo ou seus logs de aceite na área administrativa da ferramenta.</w:t>
      </w:r>
    </w:p>
    <w:p w:rsidR="00000000" w:rsidDel="00000000" w:rsidP="00000000" w:rsidRDefault="00000000" w:rsidRPr="00000000" w14:paraId="000002BF">
      <w:pPr>
        <w:numPr>
          <w:ilvl w:val="1"/>
          <w:numId w:val="46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RN3. Vínculo de Documentos: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Os documentos devem ser vinculados a um único setor de um único cliente-empresa, não sendo permitido o vínculo a múltiplos setores ou múltiplos Clientes-Empresas. Caso o cliente queira adicionar o mesmo documento para duas empresas diferentes, terá que realizar o processo separadamente para cada empresa.</w:t>
      </w:r>
    </w:p>
    <w:p w:rsidR="00000000" w:rsidDel="00000000" w:rsidP="00000000" w:rsidRDefault="00000000" w:rsidRPr="00000000" w14:paraId="000002C0">
      <w:pPr>
        <w:numPr>
          <w:ilvl w:val="1"/>
          <w:numId w:val="46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RN. Unicidade de Classificação: </w:t>
      </w:r>
      <w:r w:rsidDel="00000000" w:rsidR="00000000" w:rsidRPr="00000000">
        <w:rPr>
          <w:color w:val="434343"/>
          <w:rtl w:val="0"/>
        </w:rPr>
        <w:t xml:space="preserve">Um documento pode pertencer a apenas uma classificação principal para fins de indicadores de auditoria, garantindo que não haja duplicidade em relatórios financeiros ou de GRC.</w:t>
      </w:r>
    </w:p>
    <w:p w:rsidR="00000000" w:rsidDel="00000000" w:rsidP="00000000" w:rsidRDefault="00000000" w:rsidRPr="00000000" w14:paraId="000002C1">
      <w:pPr>
        <w:numPr>
          <w:ilvl w:val="1"/>
          <w:numId w:val="46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RN5:</w:t>
      </w:r>
      <w:r w:rsidDel="00000000" w:rsidR="00000000" w:rsidRPr="00000000">
        <w:rPr>
          <w:color w:val="434343"/>
          <w:rtl w:val="0"/>
        </w:rPr>
        <w:t xml:space="preserve"> Um setor só pode ser excluído caso não possua nenhum documento vinculado a ele.</w:t>
      </w:r>
    </w:p>
    <w:p w:rsidR="00000000" w:rsidDel="00000000" w:rsidP="00000000" w:rsidRDefault="00000000" w:rsidRPr="00000000" w14:paraId="000002C2">
      <w:pPr>
        <w:numPr>
          <w:ilvl w:val="1"/>
          <w:numId w:val="46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RN6</w:t>
      </w:r>
      <w:commentRangeStart w:id="57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.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  <w:commentRangeEnd w:id="57"/>
      <w:r w:rsidDel="00000000" w:rsidR="00000000" w:rsidRPr="00000000">
        <w:commentReference w:id="57"/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tamanho máximo permitido no upload de documentos é de 10mb, considerando que os documentos a serem anexados na plataforma são arquivos pequenos e seguindo padrões do Google Forms e Typeform.</w:t>
      </w:r>
    </w:p>
    <w:p w:rsidR="00000000" w:rsidDel="00000000" w:rsidP="00000000" w:rsidRDefault="00000000" w:rsidRPr="00000000" w14:paraId="000002C3">
      <w:pPr>
        <w:spacing w:line="360" w:lineRule="auto"/>
        <w:ind w:right="423.5433070866151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8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Permissões: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Quem pode ver/fazer isso?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Perfis de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admin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geral e usuário gestor.</w:t>
      </w:r>
    </w:p>
    <w:p w:rsidR="00000000" w:rsidDel="00000000" w:rsidP="00000000" w:rsidRDefault="00000000" w:rsidRPr="00000000" w14:paraId="000002C6">
      <w:pPr>
        <w:numPr>
          <w:ilvl w:val="0"/>
          <w:numId w:val="8"/>
        </w:numPr>
        <w:spacing w:line="276" w:lineRule="auto"/>
        <w:ind w:left="720" w:right="423.5433070866151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Prazo estimado: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15 dias (backlog → produção)</w:t>
      </w:r>
    </w:p>
    <w:p w:rsidR="00000000" w:rsidDel="00000000" w:rsidP="00000000" w:rsidRDefault="00000000" w:rsidRPr="00000000" w14:paraId="000002C7">
      <w:pPr>
        <w:spacing w:line="276" w:lineRule="auto"/>
        <w:ind w:right="423.5433070866151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right="423.5433070866151"/>
        <w:jc w:val="both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right="423.5433070866151"/>
        <w:jc w:val="both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User Story 04: Gestão de Classificações</w:t>
      </w:r>
    </w:p>
    <w:p w:rsidR="00000000" w:rsidDel="00000000" w:rsidP="00000000" w:rsidRDefault="00000000" w:rsidRPr="00000000" w14:paraId="000002CA">
      <w:pPr>
        <w:pStyle w:val="Heading2"/>
        <w:spacing w:after="0" w:before="240" w:line="360" w:lineRule="auto"/>
        <w:ind w:left="720" w:right="423.5433070866151" w:firstLine="0"/>
        <w:jc w:val="center"/>
        <w:rPr/>
      </w:pPr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Como Admin Geral, eu quero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2"/>
          <w:szCs w:val="22"/>
          <w:rtl w:val="0"/>
        </w:rPr>
        <w:t xml:space="preserve">criar, editar e remover Classificações (Políticas, Termos, etc.),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 para que eu possa organizar o repositório, facilitar auditorias e extrair indicadores por tipo de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60" w:lineRule="auto"/>
        <w:ind w:right="423.543307086615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numPr>
          <w:ilvl w:val="0"/>
          <w:numId w:val="9"/>
        </w:numPr>
        <w:spacing w:after="0" w:before="0"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bookmarkStart w:colFirst="0" w:colLast="0" w:name="_z7jepguyr1m" w:id="39"/>
      <w:bookmarkEnd w:id="39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Critérios de Aceitação:</w:t>
      </w:r>
    </w:p>
    <w:p w:rsidR="00000000" w:rsidDel="00000000" w:rsidP="00000000" w:rsidRDefault="00000000" w:rsidRPr="00000000" w14:paraId="000002CD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</w:t>
      </w:r>
      <w:r w:rsidDel="00000000" w:rsidR="00000000" w:rsidRPr="00000000">
        <w:rPr>
          <w:color w:val="434343"/>
          <w:rtl w:val="0"/>
        </w:rPr>
        <w:t xml:space="preserve"> 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admin geral,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crio uma classificação,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devo preencher o campo de nome e definir uma cor, e posso descrever a classificação caso eu queira.</w:t>
      </w:r>
    </w:p>
    <w:p w:rsidR="00000000" w:rsidDel="00000000" w:rsidP="00000000" w:rsidRDefault="00000000" w:rsidRPr="00000000" w14:paraId="000002CE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 Dado </w:t>
      </w:r>
      <w:r w:rsidDel="00000000" w:rsidR="00000000" w:rsidRPr="00000000">
        <w:rPr>
          <w:color w:val="434343"/>
          <w:rtl w:val="0"/>
        </w:rPr>
        <w:t xml:space="preserve">que sou admin geral,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entro em configurações &gt; classificações &gt; editar classificação,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posso editar todos os campos das classificações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2CF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3: Dado </w:t>
      </w:r>
      <w:r w:rsidDel="00000000" w:rsidR="00000000" w:rsidRPr="00000000">
        <w:rPr>
          <w:color w:val="434343"/>
          <w:rtl w:val="0"/>
        </w:rPr>
        <w:t xml:space="preserve">que sou admin geral,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crio/edito uma classificação,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a mudança será atualizada para todos os usuários.</w:t>
      </w:r>
    </w:p>
    <w:p w:rsidR="00000000" w:rsidDel="00000000" w:rsidP="00000000" w:rsidRDefault="00000000" w:rsidRPr="00000000" w14:paraId="000002D0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4: Dado </w:t>
      </w:r>
      <w:r w:rsidDel="00000000" w:rsidR="00000000" w:rsidRPr="00000000">
        <w:rPr>
          <w:color w:val="434343"/>
          <w:rtl w:val="0"/>
        </w:rPr>
        <w:t xml:space="preserve">que sou admin geral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</w:t>
      </w:r>
      <w:r w:rsidDel="00000000" w:rsidR="00000000" w:rsidRPr="00000000">
        <w:rPr>
          <w:color w:val="434343"/>
          <w:rtl w:val="0"/>
        </w:rPr>
        <w:t xml:space="preserve"> possuo uma classificação como o nome “Políticas”,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color w:val="434343"/>
          <w:rtl w:val="0"/>
        </w:rPr>
        <w:t xml:space="preserve">  crio </w:t>
      </w:r>
      <w:r w:rsidDel="00000000" w:rsidR="00000000" w:rsidRPr="00000000">
        <w:rPr>
          <w:color w:val="434343"/>
          <w:rtl w:val="0"/>
        </w:rPr>
        <w:t xml:space="preserve">ou edito</w:t>
      </w:r>
      <w:r w:rsidDel="00000000" w:rsidR="00000000" w:rsidRPr="00000000">
        <w:rPr>
          <w:color w:val="434343"/>
          <w:rtl w:val="0"/>
        </w:rPr>
        <w:t xml:space="preserve"> uma outra classificação para ter o nome “Políticas”,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abaixo do campo nome deverá ser exibida a mensagem: “Já existe uma classificação cadastrada com o nome informado”.</w:t>
      </w:r>
    </w:p>
    <w:p w:rsidR="00000000" w:rsidDel="00000000" w:rsidP="00000000" w:rsidRDefault="00000000" w:rsidRPr="00000000" w14:paraId="000002D1">
      <w:pPr>
        <w:spacing w:line="360" w:lineRule="auto"/>
        <w:ind w:left="1440" w:right="423.5433070866151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numPr>
          <w:ilvl w:val="0"/>
          <w:numId w:val="9"/>
        </w:numPr>
        <w:spacing w:after="0" w:before="0"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bookmarkStart w:colFirst="0" w:colLast="0" w:name="_kf01m132xu6a" w:id="40"/>
      <w:bookmarkEnd w:id="40"/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rtl w:val="0"/>
        </w:rPr>
        <w:t xml:space="preserve">Regras de Negócio:</w:t>
      </w:r>
    </w:p>
    <w:p w:rsidR="00000000" w:rsidDel="00000000" w:rsidP="00000000" w:rsidRDefault="00000000" w:rsidRPr="00000000" w14:paraId="000002D3">
      <w:pPr>
        <w:numPr>
          <w:ilvl w:val="1"/>
          <w:numId w:val="9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 1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:</w:t>
      </w:r>
      <w:r w:rsidDel="00000000" w:rsidR="00000000" w:rsidRPr="00000000">
        <w:rPr>
          <w:color w:val="434343"/>
          <w:rtl w:val="0"/>
        </w:rPr>
        <w:t xml:space="preserve"> O sistema irá fornecer </w:t>
      </w:r>
      <w:r w:rsidDel="00000000" w:rsidR="00000000" w:rsidRPr="00000000">
        <w:rPr>
          <w:color w:val="434343"/>
          <w:rtl w:val="0"/>
        </w:rPr>
        <w:t xml:space="preserve">classificações padrão</w:t>
      </w:r>
      <w:r w:rsidDel="00000000" w:rsidR="00000000" w:rsidRPr="00000000">
        <w:rPr>
          <w:color w:val="434343"/>
          <w:rtl w:val="0"/>
        </w:rPr>
        <w:t xml:space="preserve"> (banco de dados) conforme documento em anexo para orientar 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ins w:author="Gian Lucca Guerreiro Chiodo" w:id="2" w:date="2026-03-23T16:58:25Z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RN 2. Integridade de Classificação: </w:t>
      </w:r>
      <w:r w:rsidDel="00000000" w:rsidR="00000000" w:rsidRPr="00000000">
        <w:rPr>
          <w:color w:val="434343"/>
          <w:rtl w:val="0"/>
        </w:rPr>
        <w:t xml:space="preserve">Não é permitida a exclusão de uma Classificação que possua documentos vinculados (Ativos ou Históricos). O sistema deve exigir a reclassificação dos documentos antes da exclusão da classificação.</w:t>
      </w:r>
      <w:ins w:author="Gian Lucca Guerreiro Chiodo" w:id="2" w:date="2026-03-23T16:58:25Z">
        <w:commentRangeStart w:id="58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2D5">
      <w:pPr>
        <w:numPr>
          <w:ilvl w:val="1"/>
          <w:numId w:val="9"/>
        </w:numPr>
        <w:spacing w:line="360" w:lineRule="auto"/>
        <w:ind w:left="1440" w:right="423.5433070866151" w:hanging="360"/>
        <w:jc w:val="both"/>
        <w:rPr>
          <w:color w:val="434343"/>
        </w:rPr>
      </w:pPr>
      <w:ins w:author="Gian Lucca Guerreiro Chiodo" w:id="2" w:date="2026-03-23T16:58:25Z">
        <w:commentRangeStart w:id="59"/>
        <w:commentRangeStart w:id="60"/>
        <w:r w:rsidDel="00000000" w:rsidR="00000000" w:rsidRPr="00000000">
          <w:rPr>
            <w:rFonts w:ascii="Figtree" w:cs="Figtree" w:eastAsia="Figtree" w:hAnsi="Figtree"/>
            <w:b w:val="1"/>
            <w:bCs w:val="1"/>
            <w:color w:val="434343"/>
            <w:rtl w:val="0"/>
          </w:rPr>
          <w:t xml:space="preserve">RN 3.</w:t>
        </w:r>
        <w:r w:rsidDel="00000000" w:rsidR="00000000" w:rsidRPr="00000000">
          <w:rPr>
            <w:color w:val="434343"/>
            <w:rtl w:val="0"/>
          </w:rPr>
          <w:t xml:space="preserve"> </w:t>
        </w:r>
      </w:ins>
      <w:commentRangeEnd w:id="59"/>
      <w:r w:rsidDel="00000000" w:rsidR="00000000" w:rsidRPr="00000000">
        <w:commentReference w:id="59"/>
      </w:r>
      <w:commentRangeEnd w:id="60"/>
      <w:r w:rsidDel="00000000" w:rsidR="00000000" w:rsidRPr="00000000">
        <w:commentReference w:id="60"/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Nomeação da Classificação: </w:t>
      </w:r>
      <w:r w:rsidDel="00000000" w:rsidR="00000000" w:rsidRPr="00000000">
        <w:rPr>
          <w:color w:val="434343"/>
          <w:rtl w:val="0"/>
        </w:rPr>
        <w:t xml:space="preserve">Não é permitida a existência de Classificações com o mesmo nome para o mesmo cliente-empresa.</w:t>
      </w:r>
    </w:p>
    <w:p w:rsidR="00000000" w:rsidDel="00000000" w:rsidP="00000000" w:rsidRDefault="00000000" w:rsidRPr="00000000" w14:paraId="000002D6">
      <w:pPr>
        <w:spacing w:line="360" w:lineRule="auto"/>
        <w:ind w:left="1440" w:right="423.5433070866151" w:firstLine="0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numPr>
          <w:ilvl w:val="0"/>
          <w:numId w:val="9"/>
        </w:numPr>
        <w:spacing w:after="0" w:before="0"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bookmarkStart w:colFirst="0" w:colLast="0" w:name="_husvzpz5s4ti" w:id="41"/>
      <w:bookmarkEnd w:id="41"/>
      <w:r w:rsidDel="00000000" w:rsidR="00000000" w:rsidRPr="00000000">
        <w:rPr>
          <w:rFonts w:ascii="Figtree" w:cs="Figtree" w:eastAsia="Figtree" w:hAnsi="Figtree"/>
          <w:color w:val="434343"/>
          <w:sz w:val="22"/>
          <w:szCs w:val="22"/>
          <w:rtl w:val="0"/>
        </w:rPr>
        <w:t xml:space="preserve">Permissões:</w:t>
      </w:r>
      <w:r w:rsidDel="00000000" w:rsidR="00000000" w:rsidRPr="00000000">
        <w:rPr>
          <w:rFonts w:ascii="Figtree" w:cs="Figtree" w:eastAsia="Figtree" w:hAnsi="Figtree"/>
          <w:b w:val="0"/>
          <w:bCs w:val="0"/>
          <w:color w:val="434343"/>
          <w:sz w:val="22"/>
          <w:szCs w:val="22"/>
          <w:rtl w:val="0"/>
        </w:rPr>
        <w:t xml:space="preserve"> Quem pode ver/fazer isso? Apenas perfil de Admin Geral.</w:t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spacing w:line="276" w:lineRule="auto"/>
        <w:ind w:left="720" w:right="423.5433070866151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Prazo estimado: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10 dias (backlog → produção)</w:t>
      </w:r>
    </w:p>
    <w:p w:rsidR="00000000" w:rsidDel="00000000" w:rsidP="00000000" w:rsidRDefault="00000000" w:rsidRPr="00000000" w14:paraId="000002D9">
      <w:pPr>
        <w:spacing w:line="276" w:lineRule="auto"/>
        <w:ind w:right="423.5433070866151"/>
        <w:rPr>
          <w:rFonts w:ascii="Figtree" w:cs="Figtree" w:eastAsia="Figtree" w:hAnsi="Figtree"/>
          <w:color w:val="434343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User Story 10: Inativar um documento </w:t>
      </w:r>
    </w:p>
    <w:p w:rsidR="00000000" w:rsidDel="00000000" w:rsidP="00000000" w:rsidRDefault="00000000" w:rsidRPr="00000000" w14:paraId="000002DB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0" w:before="240" w:line="360" w:lineRule="auto"/>
        <w:ind w:left="720" w:right="423.5433070866151" w:firstLine="0"/>
        <w:jc w:val="center"/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</w:rPr>
      </w:pPr>
      <w:bookmarkStart w:colFirst="0" w:colLast="0" w:name="_edyzq846ljsn" w:id="42"/>
      <w:bookmarkEnd w:id="42"/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Como Admin Geral/usuário gestor, eu quero inativar um documento da minha listagem e justificar o motivo da inativação, para que eu possa organizar o repositório e manter o status e o histórico dos documentos sempre atualizados. </w:t>
      </w:r>
    </w:p>
    <w:p w:rsidR="00000000" w:rsidDel="00000000" w:rsidP="00000000" w:rsidRDefault="00000000" w:rsidRPr="00000000" w14:paraId="000002DD">
      <w:pPr>
        <w:spacing w:line="360" w:lineRule="auto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49"/>
        </w:numPr>
        <w:spacing w:line="360" w:lineRule="auto"/>
        <w:ind w:left="72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Critérios de aceitação (ACs):</w:t>
      </w:r>
    </w:p>
    <w:p w:rsidR="00000000" w:rsidDel="00000000" w:rsidP="00000000" w:rsidRDefault="00000000" w:rsidRPr="00000000" w14:paraId="000002DF">
      <w:pPr>
        <w:numPr>
          <w:ilvl w:val="1"/>
          <w:numId w:val="49"/>
        </w:numPr>
        <w:spacing w:line="36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visualizo a minha listagem de documentos,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tenho acesso a uma ação que me permite inativar </w:t>
      </w:r>
      <w:r w:rsidDel="00000000" w:rsidR="00000000" w:rsidRPr="00000000">
        <w:rPr>
          <w:rtl w:val="0"/>
        </w:rPr>
        <w:t xml:space="preserve">um documento já enviado.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1"/>
          <w:numId w:val="49"/>
        </w:numPr>
        <w:spacing w:line="36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opto por inativar um documento já enviado,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devo, obrigatoriamente, inserir uma justificativa para sua inativação.</w:t>
      </w:r>
    </w:p>
    <w:p w:rsidR="00000000" w:rsidDel="00000000" w:rsidP="00000000" w:rsidRDefault="00000000" w:rsidRPr="00000000" w14:paraId="000002E1">
      <w:pPr>
        <w:numPr>
          <w:ilvl w:val="1"/>
          <w:numId w:val="49"/>
        </w:numPr>
        <w:spacing w:line="360" w:lineRule="auto"/>
        <w:ind w:left="1440" w:right="565.2755905511822" w:hanging="360"/>
      </w:pPr>
      <w:commentRangeStart w:id="61"/>
      <w:r w:rsidDel="00000000" w:rsidR="00000000" w:rsidRPr="00000000">
        <w:rPr>
          <w:rtl w:val="0"/>
        </w:rPr>
        <w:t xml:space="preserve">AC 3: Dado que sou admin geral/usuário gestor, quando clico em um documento inativo na minha listagem, posso visualizar todo o seu histórico. </w:t>
      </w:r>
      <w:commentRangeEnd w:id="61"/>
      <w:r w:rsidDel="00000000" w:rsidR="00000000" w:rsidRPr="00000000">
        <w:commentReference w:id="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360" w:lineRule="auto"/>
        <w:ind w:left="1440" w:right="565.27559055118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49"/>
        </w:numPr>
        <w:spacing w:line="360" w:lineRule="auto"/>
        <w:ind w:left="72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(RN)</w:t>
      </w:r>
    </w:p>
    <w:p w:rsidR="00000000" w:rsidDel="00000000" w:rsidP="00000000" w:rsidRDefault="00000000" w:rsidRPr="00000000" w14:paraId="000002E4">
      <w:pPr>
        <w:numPr>
          <w:ilvl w:val="1"/>
          <w:numId w:val="49"/>
        </w:numPr>
        <w:spacing w:line="360" w:lineRule="auto"/>
        <w:ind w:left="144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RN1:</w:t>
      </w:r>
      <w:r w:rsidDel="00000000" w:rsidR="00000000" w:rsidRPr="00000000">
        <w:rPr>
          <w:color w:val="434343"/>
          <w:rtl w:val="0"/>
        </w:rPr>
        <w:t xml:space="preserve"> Apenas documentos já enviados poderão ser inativos. </w:t>
      </w:r>
    </w:p>
    <w:p w:rsidR="00000000" w:rsidDel="00000000" w:rsidP="00000000" w:rsidRDefault="00000000" w:rsidRPr="00000000" w14:paraId="000002E5">
      <w:pPr>
        <w:numPr>
          <w:ilvl w:val="1"/>
          <w:numId w:val="49"/>
        </w:numPr>
        <w:spacing w:line="360" w:lineRule="auto"/>
        <w:ind w:left="144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RN2:</w:t>
      </w:r>
      <w:r w:rsidDel="00000000" w:rsidR="00000000" w:rsidRPr="00000000">
        <w:rPr>
          <w:color w:val="434343"/>
          <w:rtl w:val="0"/>
        </w:rPr>
        <w:t xml:space="preserve"> Por enquanto, a inativação do documento não poderá ser revertida.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User Story 10: Deletar um documento </w:t>
      </w:r>
    </w:p>
    <w:p w:rsidR="00000000" w:rsidDel="00000000" w:rsidP="00000000" w:rsidRDefault="00000000" w:rsidRPr="00000000" w14:paraId="000002E8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0" w:before="240" w:line="360" w:lineRule="auto"/>
        <w:ind w:left="720" w:right="423.5433070866151" w:firstLine="0"/>
        <w:jc w:val="center"/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</w:rPr>
      </w:pPr>
      <w:bookmarkStart w:colFirst="0" w:colLast="0" w:name="_w2tot2aom2c0" w:id="43"/>
      <w:bookmarkEnd w:id="43"/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Como Admin Geral/usuário gestor, eu quero deletar um documento da minha listagem, para que eu possa organizar o repositório e excluir do sistema documentos que não serão enviados.</w:t>
      </w:r>
    </w:p>
    <w:p w:rsidR="00000000" w:rsidDel="00000000" w:rsidP="00000000" w:rsidRDefault="00000000" w:rsidRPr="00000000" w14:paraId="000002EA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49"/>
        </w:numPr>
        <w:spacing w:line="360" w:lineRule="auto"/>
        <w:ind w:left="72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Critérios de aceitação (ACs):</w:t>
      </w:r>
    </w:p>
    <w:p w:rsidR="00000000" w:rsidDel="00000000" w:rsidP="00000000" w:rsidRDefault="00000000" w:rsidRPr="00000000" w14:paraId="000002EC">
      <w:pPr>
        <w:numPr>
          <w:ilvl w:val="1"/>
          <w:numId w:val="49"/>
        </w:numPr>
        <w:spacing w:line="36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acesso a minha listagem de documentos, então posso visualizar os documentos que ainda não foram enviados para a empresa.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1"/>
          <w:numId w:val="49"/>
        </w:numPr>
        <w:spacing w:line="360" w:lineRule="auto"/>
        <w:ind w:left="1440" w:right="565.2755905511822" w:hanging="360"/>
      </w:pPr>
      <w:r w:rsidDel="00000000" w:rsidR="00000000" w:rsidRPr="00000000">
        <w:rPr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possuo um rascunho de documento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ou </w:t>
      </w:r>
      <w:r w:rsidDel="00000000" w:rsidR="00000000" w:rsidRPr="00000000">
        <w:rPr>
          <w:rtl w:val="0"/>
        </w:rPr>
        <w:t xml:space="preserve">um documento criado que ainda não fora enviado para a empresa, então tenho a opção de deletá-los do sistema. </w:t>
      </w:r>
    </w:p>
    <w:p w:rsidR="00000000" w:rsidDel="00000000" w:rsidP="00000000" w:rsidRDefault="00000000" w:rsidRPr="00000000" w14:paraId="000002EE">
      <w:pPr>
        <w:spacing w:line="360" w:lineRule="auto"/>
        <w:ind w:left="1440" w:right="565.27559055118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49"/>
        </w:numPr>
        <w:spacing w:line="360" w:lineRule="auto"/>
        <w:ind w:left="72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(RN)</w:t>
      </w:r>
    </w:p>
    <w:p w:rsidR="00000000" w:rsidDel="00000000" w:rsidP="00000000" w:rsidRDefault="00000000" w:rsidRPr="00000000" w14:paraId="000002F0">
      <w:pPr>
        <w:numPr>
          <w:ilvl w:val="1"/>
          <w:numId w:val="49"/>
        </w:numPr>
        <w:spacing w:line="360" w:lineRule="auto"/>
        <w:ind w:left="144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RN1:</w:t>
      </w:r>
      <w:r w:rsidDel="00000000" w:rsidR="00000000" w:rsidRPr="00000000">
        <w:rPr>
          <w:color w:val="434343"/>
          <w:rtl w:val="0"/>
        </w:rPr>
        <w:t xml:space="preserve"> Apenas rascunhos de documentos ou</w:t>
      </w:r>
      <w:commentRangeStart w:id="62"/>
      <w:r w:rsidDel="00000000" w:rsidR="00000000" w:rsidRPr="00000000">
        <w:rPr>
          <w:color w:val="434343"/>
          <w:rtl w:val="0"/>
        </w:rPr>
        <w:t xml:space="preserve"> documentos ainda não enviados</w:t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color w:val="434343"/>
          <w:rtl w:val="0"/>
        </w:rPr>
        <w:t xml:space="preserve"> poderão ser deletados do sistema. </w:t>
      </w:r>
    </w:p>
    <w:p w:rsidR="00000000" w:rsidDel="00000000" w:rsidP="00000000" w:rsidRDefault="00000000" w:rsidRPr="00000000" w14:paraId="000002F1">
      <w:pPr>
        <w:numPr>
          <w:ilvl w:val="1"/>
          <w:numId w:val="49"/>
        </w:numPr>
        <w:spacing w:line="360" w:lineRule="auto"/>
        <w:ind w:left="144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RN2:</w:t>
      </w:r>
      <w:r w:rsidDel="00000000" w:rsidR="00000000" w:rsidRPr="00000000">
        <w:rPr>
          <w:color w:val="434343"/>
          <w:rtl w:val="0"/>
        </w:rPr>
        <w:t xml:space="preserve"> A exclusão desses documentos apaga todo o seu histórico e não precisa ser justificada. </w:t>
      </w:r>
    </w:p>
    <w:p w:rsidR="00000000" w:rsidDel="00000000" w:rsidP="00000000" w:rsidRDefault="00000000" w:rsidRPr="00000000" w14:paraId="000002F2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User Story: edição de documentos </w:t>
      </w:r>
    </w:p>
    <w:p w:rsidR="00000000" w:rsidDel="00000000" w:rsidP="00000000" w:rsidRDefault="00000000" w:rsidRPr="00000000" w14:paraId="000002F4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pacing w:after="0" w:before="240" w:line="360" w:lineRule="auto"/>
        <w:ind w:left="720" w:right="423.5433070866151" w:firstLine="0"/>
        <w:jc w:val="center"/>
        <w:rPr/>
      </w:pPr>
      <w:bookmarkStart w:colFirst="0" w:colLast="0" w:name="_ieyfhuh9bfkt" w:id="44"/>
      <w:bookmarkEnd w:id="44"/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Como Admin Geral/usuário gestor, eu quero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2"/>
          <w:szCs w:val="22"/>
          <w:rtl w:val="0"/>
        </w:rPr>
        <w:t xml:space="preserve">editar os documentos </w:t>
      </w:r>
      <w:r w:rsidDel="00000000" w:rsidR="00000000" w:rsidRPr="00000000">
        <w:rPr>
          <w:rFonts w:ascii="Figtree" w:cs="Figtree" w:eastAsia="Figtree" w:hAnsi="Figtree"/>
          <w:b w:val="0"/>
          <w:bCs w:val="0"/>
          <w:color w:val="434343"/>
          <w:sz w:val="22"/>
          <w:szCs w:val="22"/>
          <w:rtl w:val="0"/>
        </w:rPr>
        <w:t xml:space="preserve">que tenho acesso, </w:t>
      </w:r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para que eu possa corrigir alguma informação equivocada e/ou garantir que os documentos serão enviados à minha empresa com as configurações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right="423.5433070866151"/>
        <w:jc w:val="both"/>
        <w:rPr>
          <w:rFonts w:ascii="Figtree" w:cs="Figtree" w:eastAsia="Figtree" w:hAnsi="Figtree"/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50"/>
        </w:numPr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shd w:fill="f4cccc" w:val="clear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hd w:fill="f4cccc" w:val="clear"/>
          <w:rtl w:val="0"/>
        </w:rPr>
        <w:t xml:space="preserve">Critérios de aceite (AC):</w:t>
      </w:r>
    </w:p>
    <w:p w:rsidR="00000000" w:rsidDel="00000000" w:rsidP="00000000" w:rsidRDefault="00000000" w:rsidRPr="00000000" w14:paraId="000002F8">
      <w:pPr>
        <w:numPr>
          <w:ilvl w:val="1"/>
          <w:numId w:val="50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visualizo a minha listagem de documentos,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tenho acesso a uma ação que me permite editar </w:t>
      </w:r>
      <w:r w:rsidDel="00000000" w:rsidR="00000000" w:rsidRPr="00000000">
        <w:rPr>
          <w:rtl w:val="0"/>
        </w:rPr>
        <w:t xml:space="preserve">um documento.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1"/>
          <w:numId w:val="50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clico em editar um documento cujo prazo de vigência ainda não iniciou,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posso editar as informações de nome, destinatários, classificação, vigência, vigência do aceite, trava de scroll, tempo de leitura e arquivo.</w:t>
      </w:r>
    </w:p>
    <w:p w:rsidR="00000000" w:rsidDel="00000000" w:rsidP="00000000" w:rsidRDefault="00000000" w:rsidRPr="00000000" w14:paraId="000002FA">
      <w:pPr>
        <w:numPr>
          <w:ilvl w:val="1"/>
          <w:numId w:val="50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3: 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clico em editar um documento vigente, versionado ou não,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posso editar apenas as informações de nome, classificação, tempo de leitura e adicionar destinatários. </w:t>
      </w:r>
    </w:p>
    <w:p w:rsidR="00000000" w:rsidDel="00000000" w:rsidP="00000000" w:rsidRDefault="00000000" w:rsidRPr="00000000" w14:paraId="000002FB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60" w:lineRule="auto"/>
        <w:ind w:right="423.5433070866151"/>
        <w:jc w:val="both"/>
        <w:rPr>
          <w:ins w:author="Karina Yamashita" w:id="3" w:date="2026-03-26T14:24:56Z"/>
          <w:rFonts w:ascii="Figtree" w:cs="Figtree" w:eastAsia="Figtree" w:hAnsi="Figtree"/>
          <w:b w:val="1"/>
          <w:bCs w:val="1"/>
        </w:rPr>
      </w:pPr>
      <w:ins w:author="Karina Yamashita" w:id="3" w:date="2026-03-26T14:24:56Z"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Regras de negócio (RN):</w:t>
        </w:r>
      </w:ins>
    </w:p>
    <w:p w:rsidR="00000000" w:rsidDel="00000000" w:rsidP="00000000" w:rsidRDefault="00000000" w:rsidRPr="00000000" w14:paraId="000002FD">
      <w:pPr>
        <w:spacing w:line="360" w:lineRule="auto"/>
        <w:ind w:right="423.5433070866151"/>
        <w:jc w:val="both"/>
        <w:rPr>
          <w:ins w:author="Karina Yamashita" w:id="3" w:date="2026-03-26T14:24:56Z"/>
          <w:rFonts w:ascii="Figtree" w:cs="Figtree" w:eastAsia="Figtree" w:hAnsi="Figtree"/>
          <w:b w:val="1"/>
          <w:bCs w:val="1"/>
        </w:rPr>
      </w:pPr>
      <w:ins w:author="Karina Yamashita" w:id="3" w:date="2026-03-26T14:24:56Z"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RN1: Apenas documentos versionados podem ser editados. Uma vez que, estes podem ser editados apenas antes da data de vigência ser iniciada.</w:t>
        </w:r>
      </w:ins>
    </w:p>
    <w:p w:rsidR="00000000" w:rsidDel="00000000" w:rsidP="00000000" w:rsidRDefault="00000000" w:rsidRPr="00000000" w14:paraId="000002FE">
      <w:pPr>
        <w:spacing w:line="360" w:lineRule="auto"/>
        <w:ind w:right="423.5433070866151"/>
        <w:jc w:val="both"/>
        <w:rPr>
          <w:ins w:author="Karina Yamashita" w:id="3" w:date="2026-03-26T14:24:56Z"/>
          <w:rFonts w:ascii="Figtree" w:cs="Figtree" w:eastAsia="Figtree" w:hAnsi="Figtree"/>
          <w:b w:val="1"/>
          <w:bCs w:val="1"/>
        </w:rPr>
      </w:pPr>
      <w:ins w:author="Karina Yamashita" w:id="3" w:date="2026-03-26T14:24:56Z"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RN2: Para documentos não-versionados ou versionados, os quais o prazo de vigência já iniciou, posso editar: nome, classificação, tempo de leitura e destinatários.</w:t>
        </w:r>
      </w:ins>
    </w:p>
    <w:p w:rsidR="00000000" w:rsidDel="00000000" w:rsidP="00000000" w:rsidRDefault="00000000" w:rsidRPr="00000000" w14:paraId="000002FF">
      <w:pPr>
        <w:spacing w:line="360" w:lineRule="auto"/>
        <w:ind w:right="423.5433070866151"/>
        <w:jc w:val="both"/>
        <w:rPr>
          <w:ins w:author="Karina Yamashita" w:id="3" w:date="2026-03-26T14:24:56Z"/>
          <w:del w:author="Karina Yamashita" w:id="3" w:date="2026-03-26T14:24:56Z"/>
          <w:rFonts w:ascii="Figtree" w:cs="Figtree" w:eastAsia="Figtree" w:hAnsi="Figtree"/>
          <w:b w:val="1"/>
          <w:bCs w:val="1"/>
        </w:rPr>
      </w:pPr>
      <w:ins w:author="Karina Yamashita" w:id="3" w:date="2026-03-26T14:24:56Z"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RN3: Para documentos versionados,  os quais o prazo de vigência ainda não iniciou, posso editar: nome, destinatários, classificação, vigência, vigência do aceite, trava de scroll, tempo de leitura e arquivo.</w:t>
          <w:tab/>
        </w:r>
        <w:del w:author="Karina Yamashita" w:id="3" w:date="2026-03-26T14:24:56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300">
      <w:pPr>
        <w:numPr>
          <w:ilvl w:val="1"/>
          <w:numId w:val="50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right="423.5433070866151"/>
        <w:jc w:val="both"/>
        <w:rPr/>
      </w:pPr>
      <w:r w:rsidDel="00000000" w:rsidR="00000000" w:rsidRPr="00000000">
        <w:rPr>
          <w:rtl w:val="0"/>
        </w:rPr>
        <w:t xml:space="preserve">User story xx: Rascunho </w:t>
      </w:r>
    </w:p>
    <w:p w:rsidR="00000000" w:rsidDel="00000000" w:rsidP="00000000" w:rsidRDefault="00000000" w:rsidRPr="00000000" w14:paraId="00000304">
      <w:pPr>
        <w:ind w:right="423.54330708661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360" w:lineRule="auto"/>
        <w:ind w:right="423.5433070866151" w:firstLine="720"/>
        <w:jc w:val="both"/>
        <w:rPr/>
      </w:pPr>
      <w:r w:rsidDel="00000000" w:rsidR="00000000" w:rsidRPr="00000000">
        <w:rPr>
          <w:rtl w:val="0"/>
        </w:rPr>
        <w:t xml:space="preserve">Como admin geral/usuário gestor, eu quero poder salvar a criação de um documento como rascunho, para poder continuar o processo de criação posteriormente sem perder o progresso.</w:t>
      </w:r>
    </w:p>
    <w:p w:rsidR="00000000" w:rsidDel="00000000" w:rsidP="00000000" w:rsidRDefault="00000000" w:rsidRPr="00000000" w14:paraId="00000306">
      <w:pPr>
        <w:spacing w:line="360" w:lineRule="auto"/>
        <w:ind w:right="423.5433070866151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61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Critérios de aceitação (AC):</w:t>
      </w:r>
    </w:p>
    <w:p w:rsidR="00000000" w:rsidDel="00000000" w:rsidP="00000000" w:rsidRDefault="00000000" w:rsidRPr="00000000" w14:paraId="00000308">
      <w:pPr>
        <w:numPr>
          <w:ilvl w:val="1"/>
          <w:numId w:val="61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1: 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estou em qualquer etapa da criação de um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posso optar por “salvar como rascunho”.</w:t>
      </w:r>
    </w:p>
    <w:p w:rsidR="00000000" w:rsidDel="00000000" w:rsidP="00000000" w:rsidRDefault="00000000" w:rsidRPr="00000000" w14:paraId="00000309">
      <w:pPr>
        <w:numPr>
          <w:ilvl w:val="1"/>
          <w:numId w:val="61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acesso a minha listagem de documentos no módulo “Documentos”,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posso visualizar os documentos com status “Rascunho”. </w:t>
      </w:r>
    </w:p>
    <w:p w:rsidR="00000000" w:rsidDel="00000000" w:rsidP="00000000" w:rsidRDefault="00000000" w:rsidRPr="00000000" w14:paraId="0000030A">
      <w:pPr>
        <w:numPr>
          <w:ilvl w:val="1"/>
          <w:numId w:val="61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3: 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clico em um documento que está como rascunho na minha listagem,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continuo o processo de criação do documento de onde parei. </w:t>
      </w:r>
    </w:p>
    <w:p w:rsidR="00000000" w:rsidDel="00000000" w:rsidP="00000000" w:rsidRDefault="00000000" w:rsidRPr="00000000" w14:paraId="0000030B">
      <w:pPr>
        <w:ind w:right="423.54330708661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49"/>
        </w:numPr>
        <w:spacing w:line="360" w:lineRule="auto"/>
        <w:ind w:left="72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(RN):</w:t>
      </w:r>
    </w:p>
    <w:p w:rsidR="00000000" w:rsidDel="00000000" w:rsidP="00000000" w:rsidRDefault="00000000" w:rsidRPr="00000000" w14:paraId="0000030D">
      <w:pPr>
        <w:numPr>
          <w:ilvl w:val="1"/>
          <w:numId w:val="49"/>
        </w:numPr>
        <w:spacing w:line="360" w:lineRule="auto"/>
        <w:ind w:left="144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RN1.</w:t>
      </w:r>
    </w:p>
    <w:p w:rsidR="00000000" w:rsidDel="00000000" w:rsidP="00000000" w:rsidRDefault="00000000" w:rsidRPr="00000000" w14:paraId="0000030E">
      <w:pPr>
        <w:numPr>
          <w:ilvl w:val="1"/>
          <w:numId w:val="49"/>
        </w:numPr>
        <w:spacing w:line="360" w:lineRule="auto"/>
        <w:ind w:left="1440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RN2 </w:t>
      </w:r>
    </w:p>
    <w:p w:rsidR="00000000" w:rsidDel="00000000" w:rsidP="00000000" w:rsidRDefault="00000000" w:rsidRPr="00000000" w14:paraId="0000030F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right="423.5433070866151"/>
        <w:jc w:val="both"/>
        <w:rPr>
          <w:shd w:fill="f4cccc" w:val="clear"/>
        </w:rPr>
      </w:pPr>
      <w:commentRangeStart w:id="63"/>
      <w:r w:rsidDel="00000000" w:rsidR="00000000" w:rsidRPr="00000000">
        <w:rPr>
          <w:shd w:fill="f4cccc" w:val="clear"/>
          <w:rtl w:val="0"/>
        </w:rPr>
        <w:t xml:space="preserve">User Story XX: Listar documentos</w:t>
      </w:r>
      <w:commentRangeEnd w:id="63"/>
      <w:r w:rsidDel="00000000" w:rsidR="00000000" w:rsidRPr="00000000">
        <w:commentReference w:id="6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spacing w:after="0" w:before="240" w:line="360" w:lineRule="auto"/>
        <w:ind w:left="720" w:right="423.5433070866151" w:firstLine="0"/>
        <w:jc w:val="center"/>
        <w:rPr>
          <w:rFonts w:ascii="Figtree" w:cs="Figtree" w:eastAsia="Figtree" w:hAnsi="Figtree"/>
          <w:b w:val="0"/>
          <w:bCs w:val="0"/>
          <w:color w:val="434343"/>
          <w:sz w:val="22"/>
          <w:szCs w:val="22"/>
        </w:rPr>
      </w:pPr>
      <w:bookmarkStart w:colFirst="0" w:colLast="0" w:name="_51e3xb4fshm" w:id="45"/>
      <w:bookmarkEnd w:id="45"/>
      <w:r w:rsidDel="00000000" w:rsidR="00000000" w:rsidRPr="00000000">
        <w:rPr>
          <w:rFonts w:ascii="Figtree" w:cs="Figtree" w:eastAsia="Figtree" w:hAnsi="Figtree"/>
          <w:b w:val="0"/>
          <w:bCs w:val="0"/>
          <w:i w:val="1"/>
          <w:iCs w:val="1"/>
          <w:color w:val="434343"/>
          <w:sz w:val="22"/>
          <w:szCs w:val="22"/>
          <w:rtl w:val="0"/>
        </w:rPr>
        <w:t xml:space="preserve">Como Admin Geral/usuário gestor, eu quero</w:t>
      </w:r>
      <w:r w:rsidDel="00000000" w:rsidR="00000000" w:rsidRPr="00000000">
        <w:rPr>
          <w:rFonts w:ascii="Figtree" w:cs="Figtree" w:eastAsia="Figtree" w:hAnsi="Figtree"/>
          <w:b w:val="0"/>
          <w:bCs w:val="0"/>
          <w:color w:val="434343"/>
          <w:sz w:val="22"/>
          <w:szCs w:val="22"/>
          <w:rtl w:val="0"/>
        </w:rPr>
        <w:t xml:space="preserve"> visualizar uma listagem com todos os documentos aos quais possuo acesso, para facilitar a análise e organização dos documentos.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60"/>
        </w:numPr>
        <w:ind w:left="720" w:hanging="360"/>
        <w:rPr>
          <w:rFonts w:ascii="Figtree" w:cs="Figtree" w:eastAsia="Figtree" w:hAnsi="Figtree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Critérios de aceitação (AC):</w:t>
      </w:r>
    </w:p>
    <w:p w:rsidR="00000000" w:rsidDel="00000000" w:rsidP="00000000" w:rsidRDefault="00000000" w:rsidRPr="00000000" w14:paraId="00000315">
      <w:pPr>
        <w:numPr>
          <w:ilvl w:val="1"/>
          <w:numId w:val="60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estou logado na plataforma,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visualizo uma listagem com todos os documentos aos quais tenho acesso no módulo Documentos. </w:t>
      </w:r>
    </w:p>
    <w:p w:rsidR="00000000" w:rsidDel="00000000" w:rsidP="00000000" w:rsidRDefault="00000000" w:rsidRPr="00000000" w14:paraId="00000316">
      <w:pPr>
        <w:numPr>
          <w:ilvl w:val="1"/>
          <w:numId w:val="60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acesso a listagem,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visualizo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as colunas </w:t>
      </w:r>
      <w:commentRangeStart w:id="64"/>
      <w:r w:rsidDel="00000000" w:rsidR="00000000" w:rsidRPr="00000000">
        <w:rPr>
          <w:rtl w:val="0"/>
        </w:rPr>
        <w:t xml:space="preserve">Nome</w:t>
      </w:r>
      <w:commentRangeEnd w:id="64"/>
      <w:r w:rsidDel="00000000" w:rsidR="00000000" w:rsidRPr="00000000">
        <w:commentReference w:id="64"/>
      </w:r>
      <w:r w:rsidDel="00000000" w:rsidR="00000000" w:rsidRPr="00000000">
        <w:rPr>
          <w:rtl w:val="0"/>
        </w:rPr>
        <w:t xml:space="preserve">, </w:t>
      </w:r>
      <w:commentRangeStart w:id="65"/>
      <w:r w:rsidDel="00000000" w:rsidR="00000000" w:rsidRPr="00000000">
        <w:rPr>
          <w:rtl w:val="0"/>
        </w:rPr>
        <w:t xml:space="preserve">Destinatários</w:t>
      </w:r>
      <w:commentRangeEnd w:id="65"/>
      <w:r w:rsidDel="00000000" w:rsidR="00000000" w:rsidRPr="00000000">
        <w:commentReference w:id="65"/>
      </w:r>
      <w:r w:rsidDel="00000000" w:rsidR="00000000" w:rsidRPr="00000000">
        <w:rPr>
          <w:rtl w:val="0"/>
        </w:rPr>
        <w:t xml:space="preserve">, Classificação, Data de publicação, Início de vigência, Fim de vigência, Validade do aceite e  Status do documento.</w:t>
      </w:r>
    </w:p>
    <w:p w:rsidR="00000000" w:rsidDel="00000000" w:rsidP="00000000" w:rsidRDefault="00000000" w:rsidRPr="00000000" w14:paraId="00000317">
      <w:pPr>
        <w:numPr>
          <w:ilvl w:val="0"/>
          <w:numId w:val="50"/>
        </w:numPr>
        <w:spacing w:line="360" w:lineRule="auto"/>
        <w:ind w:left="720" w:right="423.5433070866151" w:hanging="360"/>
        <w:jc w:val="both"/>
        <w:rPr>
          <w:ins w:author="Karina Yamashita" w:id="4" w:date="2026-03-26T14:42:52Z"/>
          <w:rFonts w:ascii="Figtree" w:cs="Figtree" w:eastAsia="Figtree" w:hAnsi="Figtree"/>
          <w:b w:val="1"/>
          <w:bCs w:val="1"/>
        </w:rPr>
      </w:pPr>
      <w:ins w:author="Karina Yamashita" w:id="4" w:date="2026-03-26T14:42:52Z"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Regras de negócio (RN)</w:t>
        </w:r>
      </w:ins>
    </w:p>
    <w:p w:rsidR="00000000" w:rsidDel="00000000" w:rsidP="00000000" w:rsidRDefault="00000000" w:rsidRPr="00000000" w14:paraId="00000318">
      <w:pPr>
        <w:numPr>
          <w:ilvl w:val="1"/>
          <w:numId w:val="50"/>
        </w:numPr>
        <w:spacing w:line="360" w:lineRule="auto"/>
        <w:ind w:left="1440" w:right="423.5433070866151" w:hanging="360"/>
        <w:jc w:val="both"/>
        <w:rPr>
          <w:ins w:author="Karina Yamashita" w:id="4" w:date="2026-03-26T14:42:52Z"/>
          <w:rFonts w:ascii="Figtree" w:cs="Figtree" w:eastAsia="Figtree" w:hAnsi="Figtree"/>
          <w:b w:val="1"/>
          <w:bCs w:val="1"/>
        </w:rPr>
      </w:pPr>
      <w:ins w:author="Karina Yamashita" w:id="4" w:date="2026-03-26T14:42:52Z"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RN1: </w:t>
        </w:r>
        <w:r w:rsidDel="00000000" w:rsidR="00000000" w:rsidRPr="00000000">
          <w:rPr>
            <w:rtl w:val="0"/>
          </w:rPr>
          <w:t xml:space="preserve">Para poder visualizar a listagem de documentos, o usuário da plataforma de gestão de documentos deve ao menos ter a </w:t>
        </w:r>
        <w:r w:rsidDel="00000000" w:rsidR="00000000" w:rsidRPr="00000000">
          <w:rPr>
            <w:rtl w:val="0"/>
          </w:rPr>
          <w:t xml:space="preserve">permissão</w:t>
        </w:r>
        <w:r w:rsidDel="00000000" w:rsidR="00000000" w:rsidRPr="00000000">
          <w:rPr>
            <w:rtl w:val="0"/>
          </w:rPr>
          <w:t xml:space="preserve"> “</w:t>
        </w:r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criar documentos”</w:t>
        </w:r>
        <w:r w:rsidDel="00000000" w:rsidR="00000000" w:rsidRPr="00000000">
          <w:rPr>
            <w:rtl w:val="0"/>
          </w:rPr>
          <w:t xml:space="preserve"> como leitura.</w:t>
        </w:r>
      </w:ins>
    </w:p>
    <w:p w:rsidR="00000000" w:rsidDel="00000000" w:rsidP="00000000" w:rsidRDefault="00000000" w:rsidRPr="00000000" w14:paraId="00000319">
      <w:pPr>
        <w:numPr>
          <w:ilvl w:val="1"/>
          <w:numId w:val="50"/>
        </w:numPr>
        <w:spacing w:line="360" w:lineRule="auto"/>
        <w:ind w:left="1440" w:right="423.5433070866151" w:hanging="360"/>
        <w:jc w:val="both"/>
        <w:rPr>
          <w:ins w:author="Karina Yamashita" w:id="4" w:date="2026-03-26T14:42:52Z"/>
          <w:rFonts w:ascii="Figtree" w:cs="Figtree" w:eastAsia="Figtree" w:hAnsi="Figtree"/>
          <w:b w:val="1"/>
          <w:bCs w:val="1"/>
        </w:rPr>
      </w:pPr>
      <w:ins w:author="Karina Yamashita" w:id="4" w:date="2026-03-26T14:42:52Z"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RN2:</w:t>
        </w:r>
        <w:r w:rsidDel="00000000" w:rsidR="00000000" w:rsidRPr="00000000">
          <w:rPr>
            <w:rtl w:val="0"/>
          </w:rPr>
          <w:t xml:space="preserve"> Somente são listados os documentos vinculados aos grupos de gestão responsável que faço parte.</w:t>
        </w:r>
      </w:ins>
    </w:p>
    <w:p w:rsidR="00000000" w:rsidDel="00000000" w:rsidP="00000000" w:rsidRDefault="00000000" w:rsidRPr="00000000" w14:paraId="0000031A">
      <w:pPr>
        <w:numPr>
          <w:ilvl w:val="1"/>
          <w:numId w:val="50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b w:val="1"/>
          <w:bCs w:val="1"/>
        </w:rPr>
      </w:pPr>
      <w:ins w:author="Karina Yamashita" w:id="4" w:date="2026-03-26T14:42:52Z">
        <w:r w:rsidDel="00000000" w:rsidR="00000000" w:rsidRPr="00000000">
          <w:rPr>
            <w:rFonts w:ascii="Figtree" w:cs="Figtree" w:eastAsia="Figtree" w:hAnsi="Figtree"/>
            <w:b w:val="1"/>
            <w:bCs w:val="1"/>
            <w:rtl w:val="0"/>
          </w:rPr>
          <w:t xml:space="preserve">RN3:</w:t>
        </w:r>
        <w:r w:rsidDel="00000000" w:rsidR="00000000" w:rsidRPr="00000000">
          <w:rPr>
            <w:rtl w:val="0"/>
          </w:rPr>
          <w:t xml:space="preserve"> A listagem de documentos deve conter as seguintes colunas: título, xxxx, classificação, taxa de aceite e status.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right="423.5433070866151"/>
        <w:jc w:val="both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6fjvynhexrgd" w:id="46"/>
      <w:bookmarkEnd w:id="46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⚙️</w: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4. Requisitos Técnicos e Não-Funcionais</w:t>
      </w:r>
    </w:p>
    <w:p w:rsidR="00000000" w:rsidDel="00000000" w:rsidP="00000000" w:rsidRDefault="00000000" w:rsidRPr="00000000" w14:paraId="0000031E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Definições de performance, segurança, e restrições técnicas do sistema.</w:t>
      </w:r>
    </w:p>
    <w:p w:rsidR="00000000" w:rsidDel="00000000" w:rsidP="00000000" w:rsidRDefault="00000000" w:rsidRPr="00000000" w14:paraId="0000031F">
      <w:pPr>
        <w:ind w:right="423.5433070866151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720" w:right="423.5433070866151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right="423.5433070866151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rtl w:val="0"/>
        </w:rPr>
        <w:t xml:space="preserve">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right="423.5433070866151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20.0" w:type="dxa"/>
        <w:jc w:val="left"/>
        <w:tblInd w:w="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4125"/>
        <w:gridCol w:w="4140"/>
        <w:tblGridChange w:id="0">
          <w:tblGrid>
            <w:gridCol w:w="2055"/>
            <w:gridCol w:w="4125"/>
            <w:gridCol w:w="4140"/>
          </w:tblGrid>
        </w:tblGridChange>
      </w:tblGrid>
      <w:tr>
        <w:trPr>
          <w:cantSplit w:val="0"/>
          <w:trHeight w:val="684.4775390625" w:hRule="atLeast"/>
          <w:tblHeader w:val="0"/>
        </w:trPr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ffffff"/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ffffff"/>
                <w:sz w:val="20"/>
                <w:szCs w:val="20"/>
                <w:rtl w:val="0"/>
              </w:rPr>
              <w:t xml:space="preserve">Descrição do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ffffff"/>
                <w:sz w:val="20"/>
                <w:szCs w:val="20"/>
                <w:rtl w:val="0"/>
              </w:rPr>
              <w:t xml:space="preserve">Dados Obrigatórios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Criação 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do upload do arquivo PDF e geração do hash de imutabilidade (RN01).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Autor, Hash (SHA-256), Nome do Arquivo, Tamanho,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Definição de Destinatários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da seleção de departamentos ou usuários específicos que receberão o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Doc, Lista de IDs de Usuários, Lista de IDs de Departamentos.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20"/>
                <w:szCs w:val="20"/>
                <w:rtl w:val="0"/>
              </w:rPr>
              <w:t xml:space="preserve">Envio para 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Registro da confirmação de envio de um documento para destinatários específicos (pessoas e/ou departamentos) após visualização da mensagem de aviso.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ID do Autor, ID do Documento, Lista de IDs de Usuários, Lista de IDs de Departamentos, Timestamp (data/hora), IP de origem e confirmação da leitura do aviso.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de 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de criação, edição ou remoção de classificações (Políticas, Termos,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Admin, Tipo de Ação (C/U/D), Nome da Classificação, Cor da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Bloqueio de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de tentativa negada de excluir classificação com documentos vinculados (RN19).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Admin, ID da Classificação, Motivo do Bloqueio (Qtd de docs ativos).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Registro de migração de documentos de uma classificação para outra para permitir exclusão ou ajuste de GRC (RN20).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jc w:val="center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sz w:val="20"/>
                <w:szCs w:val="20"/>
                <w:rtl w:val="0"/>
              </w:rPr>
              <w:t xml:space="preserve">ID do Admin, ID do Documento, Classificação Anterior, Classificação Nova.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ind w:right="423.5433070866151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spacing w:after="0" w:lineRule="auto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q1p7j4k8w95" w:id="47"/>
      <w:bookmarkEnd w:id="47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✏️ 5. O que NÃO será feito (Out of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Listagem de funcionalidades e cenários explicitamente excluídos desta entrega para evitar aumento de escopo.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6"/>
        </w:numPr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Versionamento, vigência, recorrência de aceite, tela de scroll, tempo de leitura. Por enquanto todos os documentos se enquadram na classificação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com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 ciência e sem aceite.</w:t>
      </w:r>
    </w:p>
    <w:p w:rsidR="00000000" w:rsidDel="00000000" w:rsidP="00000000" w:rsidRDefault="00000000" w:rsidRPr="00000000" w14:paraId="0000033D">
      <w:pPr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right="423.5433070866151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right="423.5433070866151"/>
        <w:rPr>
          <w:rFonts w:ascii="Montserrat ExtraBold" w:cs="Montserrat ExtraBold" w:eastAsia="Montserrat ExtraBold" w:hAnsi="Montserrat ExtraBold"/>
          <w:b w:val="1"/>
          <w:bCs w:val="1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ℹ️ 6.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00" w:line="240" w:lineRule="auto"/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</w:r>
    </w:p>
    <w:p w:rsidR="00000000" w:rsidDel="00000000" w:rsidP="00000000" w:rsidRDefault="00000000" w:rsidRPr="00000000" w14:paraId="00000341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635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3345"/>
        <w:gridCol w:w="1365"/>
        <w:gridCol w:w="1620"/>
        <w:gridCol w:w="1605"/>
        <w:gridCol w:w="1230"/>
        <w:gridCol w:w="1470"/>
        <w:tblGridChange w:id="0">
          <w:tblGrid>
            <w:gridCol w:w="3345"/>
            <w:gridCol w:w="1365"/>
            <w:gridCol w:w="1620"/>
            <w:gridCol w:w="1605"/>
            <w:gridCol w:w="1230"/>
            <w:gridCol w:w="147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Permissão</w:t>
            </w:r>
          </w:p>
        </w:tc>
        <w:tc>
          <w:tcPr>
            <w:gridSpan w:val="5"/>
            <w:tcBorders>
              <w:bottom w:color="cfe2f3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Persona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vMerge w:val="continue"/>
            <w:tcBorders>
              <w:bottom w:color="ffffff" w:space="0" w:sz="5" w:val="single"/>
              <w:right w:color="cfe2f3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e2f3" w:space="0" w:sz="8" w:val="single"/>
              <w:left w:color="cfe2f3" w:space="0" w:sz="8" w:val="single"/>
              <w:bottom w:color="cfe2f3" w:space="0" w:sz="8" w:val="single"/>
              <w:right w:color="cfe2f3" w:space="0" w:sz="8" w:val="single"/>
            </w:tcBorders>
            <w:shd w:fill="9fc5e8" w:val="clear"/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Usuário suporte CS</w:t>
            </w:r>
          </w:p>
        </w:tc>
        <w:tc>
          <w:tcPr>
            <w:tcBorders>
              <w:left w:color="cfe2f3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Admin Geral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Usuário gestor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Aprovador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Visualizador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d9d9d9" w:space="0" w:sz="5" w:val="single"/>
              <w:bottom w:color="d9d9d9" w:space="0" w:sz="5" w:val="single"/>
              <w:right w:color="ffffff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20"/>
                <w:szCs w:val="20"/>
                <w:rtl w:val="0"/>
              </w:rPr>
              <w:t xml:space="preserve">Criar documento</w:t>
            </w:r>
          </w:p>
        </w:tc>
        <w:tc>
          <w:tcPr>
            <w:tcBorders>
              <w:top w:color="cfe2f3" w:space="0" w:sz="8" w:val="single"/>
              <w:left w:color="ffffff" w:space="0" w:sz="5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1107900779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1591953445"/>
                <w:dropDownList w:lastValue="Escrit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11734b"/>
                    <w:sz w:val="20"/>
                    <w:szCs w:val="20"/>
                    <w:shd w:fill="d4edbc" w:val="clear"/>
                  </w:rPr>
                  <w:t xml:space="preserve">Escrita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1706395317"/>
                <w:dropDownList w:lastValue="Escrit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11734b"/>
                    <w:sz w:val="20"/>
                    <w:szCs w:val="20"/>
                    <w:shd w:fill="d4edbc" w:val="clear"/>
                  </w:rPr>
                  <w:t xml:space="preserve">Escrita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965445144"/>
                <w:dropDownList w:lastValue="Leitur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473821"/>
                    <w:sz w:val="20"/>
                    <w:szCs w:val="20"/>
                    <w:shd w:fill="ffe5a0" w:val="clear"/>
                  </w:rPr>
                  <w:t xml:space="preserve">Leitura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1911750613"/>
                <w:dropDownList w:lastValue="Leitur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473821"/>
                    <w:sz w:val="20"/>
                    <w:szCs w:val="20"/>
                    <w:shd w:fill="ffe5a0" w:val="clear"/>
                  </w:rPr>
                  <w:t xml:space="preserve">Leitura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20"/>
                <w:szCs w:val="20"/>
                <w:rtl w:val="0"/>
              </w:rPr>
              <w:t xml:space="preserve">Enviar documento</w:t>
            </w:r>
          </w:p>
        </w:tc>
        <w:tc>
          <w:tcPr>
            <w:tcBorders>
              <w:lef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1528178627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1202732014"/>
                <w:dropDownList w:lastValue="Escrit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11734b"/>
                    <w:sz w:val="20"/>
                    <w:szCs w:val="20"/>
                    <w:shd w:fill="d4edbc" w:val="clear"/>
                  </w:rPr>
                  <w:t xml:space="preserve">Escrita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339268702"/>
                <w:dropDownList w:lastValue="Escrit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11734b"/>
                    <w:sz w:val="20"/>
                    <w:szCs w:val="20"/>
                    <w:shd w:fill="d4edbc" w:val="clear"/>
                  </w:rPr>
                  <w:t xml:space="preserve">Escrita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1571781627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490386074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20"/>
                <w:szCs w:val="20"/>
                <w:rtl w:val="0"/>
              </w:rPr>
              <w:t xml:space="preserve">Criar classificação</w:t>
            </w:r>
          </w:p>
        </w:tc>
        <w:tc>
          <w:tcPr>
            <w:tcBorders>
              <w:left w:color="d9d9d9" w:space="0" w:sz="5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1603180639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1369006976"/>
                <w:dropDownList w:lastValue="Escrit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11734b"/>
                    <w:sz w:val="20"/>
                    <w:szCs w:val="20"/>
                    <w:shd w:fill="d4edbc" w:val="clear"/>
                  </w:rPr>
                  <w:t xml:space="preserve">Escrita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1260507032"/>
                <w:dropDownList w:lastValue="Leitur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473821"/>
                    <w:sz w:val="20"/>
                    <w:szCs w:val="20"/>
                    <w:shd w:fill="ffe5a0" w:val="clear"/>
                  </w:rPr>
                  <w:t xml:space="preserve">Leitura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1603329901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245027849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434343"/>
                <w:sz w:val="20"/>
                <w:szCs w:val="20"/>
                <w:rtl w:val="0"/>
              </w:rPr>
              <w:t xml:space="preserve">Remover classificação</w:t>
            </w:r>
          </w:p>
        </w:tc>
        <w:tc>
          <w:tcPr>
            <w:tcBorders>
              <w:left w:color="ffffff" w:space="0" w:sz="5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358541018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1623435195"/>
                <w:dropDownList w:lastValue="Escrita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11734b"/>
                    <w:sz w:val="20"/>
                    <w:szCs w:val="20"/>
                    <w:shd w:fill="d4edbc" w:val="clear"/>
                  </w:rPr>
                  <w:t xml:space="preserve">Escrita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1828972070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97069007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Figtree" w:cs="Figtree" w:eastAsia="Figtree" w:hAnsi="Figtree"/>
                <w:color w:val="434343"/>
                <w:sz w:val="20"/>
                <w:szCs w:val="20"/>
              </w:rPr>
            </w:pPr>
            <w:sdt>
              <w:sdtPr>
                <w:alias w:val="Nível de permissão"/>
                <w:id w:val="-1491092020"/>
                <w:dropDownList w:lastValue="Sem permissão">
                  <w:listItem w:displayText="Sem permissão" w:value="Sem permissão"/>
                  <w:listItem w:displayText="Leitura" w:value="Leitura"/>
                  <w:listItem w:displayText="Escrita" w:value="Escrita"/>
                </w:dropDownList>
              </w:sdtPr>
              <w:sdtContent>
                <w:r w:rsidDel="00000000" w:rsidR="00000000" w:rsidRPr="00000000">
                  <w:rPr>
                    <w:rFonts w:ascii="Figtree" w:cs="Figtree" w:eastAsia="Figtree" w:hAnsi="Figtree"/>
                    <w:color w:val="000000"/>
                    <w:sz w:val="20"/>
                    <w:szCs w:val="20"/>
                    <w:shd w:fill="e8eaed" w:val="clear"/>
                  </w:rPr>
                  <w:t xml:space="preserve">Sem permissão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pacing w:after="200" w:line="240" w:lineRule="auto"/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367">
      <w:pPr>
        <w:spacing w:after="200" w:line="240" w:lineRule="auto"/>
        <w:ind w:right="423.5433070866151"/>
        <w:jc w:val="both"/>
        <w:rPr>
          <w:rFonts w:ascii="Montserrat ExtraBold" w:cs="Montserrat ExtraBold" w:eastAsia="Montserrat ExtraBold" w:hAnsi="Montserrat ExtraBold"/>
          <w:b w:val="1"/>
          <w:bCs w:val="1"/>
          <w:sz w:val="8"/>
          <w:szCs w:val="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ℹ️ 7. Informações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00" w:line="240" w:lineRule="auto"/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</w:r>
    </w:p>
    <w:tbl>
      <w:tblPr>
        <w:tblStyle w:val="Table14"/>
        <w:tblW w:w="10771.6535433070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8.172610063465"/>
        <w:gridCol w:w="8383.480933243622"/>
        <w:tblGridChange w:id="0">
          <w:tblGrid>
            <w:gridCol w:w="2388.172610063465"/>
            <w:gridCol w:w="8383.48093324362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Políticas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Diretrizes e regras estabelecidas pela alta gestão para orientar o comportamento, decisões e ações dos colaboradores, garantindo o alinhamento com os objetivos da organização.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Cartilhas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São materiais educativos, informativos e didáticos, criados para transmitir orientações, normas, diretrizes ou treinamentos de maneira clara, rápida e acessível.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Procedimentos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Traduzem as políticas em ações, garantindo a mitigação de riscos operacionais através dos métodos estabelecidos.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Manuais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Reúnem todo o conhecimento necessário sobre um sistema, departamento ou produto, de forma técnica e detalhada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Comunicação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Documentos informativos, como avisos e comunicados.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sectPr>
          <w:headerReference r:id="rId40" w:type="default"/>
          <w:footerReference r:id="rId41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sectPr>
          <w:headerReference r:id="rId42" w:type="default"/>
          <w:footerReference r:id="rId43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hzjhs9ze37ql" w:id="48"/>
      <w:bookmarkEnd w:id="48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EP03: Customizações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Title"/>
        <w:rPr>
          <w:rFonts w:ascii="Figtree ExtraBold" w:cs="Figtree ExtraBold" w:eastAsia="Figtree ExtraBold" w:hAnsi="Figtree ExtraBold"/>
          <w:b w:val="0"/>
          <w:bCs w:val="0"/>
          <w:sz w:val="44"/>
          <w:szCs w:val="44"/>
        </w:rPr>
      </w:pPr>
      <w:bookmarkStart w:colFirst="0" w:colLast="0" w:name="_m2zfwmy9hrdp" w:id="49"/>
      <w:bookmarkEnd w:id="49"/>
      <w:commentRangeStart w:id="66"/>
      <w:commentRangeStart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Title"/>
        <w:ind w:left="-566.9291338582676" w:firstLine="0"/>
        <w:rPr>
          <w:rFonts w:ascii="Figtree ExtraBold" w:cs="Figtree ExtraBold" w:eastAsia="Figtree ExtraBold" w:hAnsi="Figtree ExtraBold"/>
          <w:b w:val="0"/>
          <w:bCs w:val="0"/>
          <w:sz w:val="42"/>
          <w:szCs w:val="42"/>
          <w:highlight w:val="yellow"/>
        </w:rPr>
        <w:sectPr>
          <w:headerReference r:id="rId44" w:type="default"/>
          <w:footerReference r:id="rId45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ktdd0yhzcx2z" w:id="50"/>
      <w:bookmarkEnd w:id="50"/>
      <w:r w:rsidDel="00000000" w:rsidR="00000000" w:rsidRPr="00000000">
        <w:rPr>
          <w:rFonts w:ascii="Montserrat" w:cs="Montserrat" w:eastAsia="Montserrat" w:hAnsi="Montserrat"/>
          <w:sz w:val="46"/>
          <w:szCs w:val="46"/>
          <w:rtl w:val="0"/>
        </w:rPr>
        <w:t xml:space="preserve">Epic 03: Customizações</w:t>
      </w:r>
      <w:commentRangeEnd w:id="66"/>
      <w:r w:rsidDel="00000000" w:rsidR="00000000" w:rsidRPr="00000000">
        <w:commentReference w:id="66"/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540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285"/>
        <w:tblGridChange w:id="0">
          <w:tblGrid>
            <w:gridCol w:w="2115"/>
            <w:gridCol w:w="32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#EP03-2026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Customizações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Produto/Épico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Gestão de Documentos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Status do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Em Andamento 🟠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Issue Relacionada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517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65"/>
        <w:tblGridChange w:id="0">
          <w:tblGrid>
            <w:gridCol w:w="2310"/>
            <w:gridCol w:w="2865"/>
          </w:tblGrid>
        </w:tblGridChange>
      </w:tblGrid>
      <w:tr>
        <w:trPr>
          <w:cantSplit w:val="0"/>
          <w:trHeight w:val="385.3826086956521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46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Nicole Pessoa Guimarães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47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Gian Lucca Guerreiro Chiodo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UI Designers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48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Michael Ayres da Silva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1a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09/03/2026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última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–/–/2026</w:t>
            </w:r>
          </w:p>
        </w:tc>
      </w:tr>
    </w:tbl>
    <w:p w:rsidR="00000000" w:rsidDel="00000000" w:rsidP="00000000" w:rsidRDefault="00000000" w:rsidRPr="00000000" w14:paraId="00000390">
      <w:pPr>
        <w:pStyle w:val="Heading2"/>
        <w:spacing w:after="0" w:before="0" w:lineRule="auto"/>
        <w:ind w:right="423.5433070866151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  <w:sectPr>
          <w:headerReference r:id="rId49" w:type="default"/>
          <w:footerReference r:id="rId50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  <w:cols w:equalWidth="0" w:num="2">
            <w:col w:space="720" w:w="5027.570866141732"/>
            <w:col w:space="0" w:w="5027.570866141732"/>
          </w:cols>
        </w:sectPr>
      </w:pPr>
      <w:bookmarkStart w:colFirst="0" w:colLast="0" w:name="_3i9hfjxdp7o1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spacing w:after="0" w:before="200" w:lineRule="auto"/>
        <w:ind w:right="423.5433070866151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msnrn0pl2ub" w:id="52"/>
      <w:bookmarkEnd w:id="52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💡 1. TL;DR: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00" w:lineRule="auto"/>
        <w:ind w:right="423.5433070866151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Resumo curto sobre a funcionalidade, objetivo e impacto.</w:t>
      </w:r>
    </w:p>
    <w:p w:rsidR="00000000" w:rsidDel="00000000" w:rsidP="00000000" w:rsidRDefault="00000000" w:rsidRPr="00000000" w14:paraId="00000393">
      <w:pPr>
        <w:numPr>
          <w:ilvl w:val="0"/>
          <w:numId w:val="15"/>
        </w:numPr>
        <w:spacing w:after="0" w:afterAutospacing="0" w:line="360" w:lineRule="auto"/>
        <w:ind w:left="720" w:right="423.5433070866151" w:hanging="360"/>
        <w:rPr>
          <w:color w:val="66666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666666"/>
          <w:rtl w:val="0"/>
        </w:rPr>
        <w:t xml:space="preserve">Definição do tipo de documento:</w:t>
      </w:r>
      <w:r w:rsidDel="00000000" w:rsidR="00000000" w:rsidRPr="00000000">
        <w:rPr>
          <w:color w:val="666666"/>
          <w:rtl w:val="0"/>
        </w:rPr>
        <w:t xml:space="preserve"> definir se o documento será de adesão ou de ciência;</w:t>
      </w:r>
    </w:p>
    <w:p w:rsidR="00000000" w:rsidDel="00000000" w:rsidP="00000000" w:rsidRDefault="00000000" w:rsidRPr="00000000" w14:paraId="00000394">
      <w:pPr>
        <w:numPr>
          <w:ilvl w:val="0"/>
          <w:numId w:val="15"/>
        </w:numPr>
        <w:spacing w:after="0" w:afterAutospacing="0" w:line="360" w:lineRule="auto"/>
        <w:ind w:left="720" w:right="423.5433070866151" w:hanging="360"/>
        <w:rPr>
          <w:color w:val="66666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666666"/>
          <w:rtl w:val="0"/>
        </w:rPr>
        <w:t xml:space="preserve">Prazo de vigência de documentos:</w:t>
      </w:r>
      <w:r w:rsidDel="00000000" w:rsidR="00000000" w:rsidRPr="00000000">
        <w:rPr>
          <w:color w:val="666666"/>
          <w:rtl w:val="0"/>
        </w:rPr>
        <w:t xml:space="preserve"> definir prazo de vigência do documento;</w:t>
      </w:r>
    </w:p>
    <w:p w:rsidR="00000000" w:rsidDel="00000000" w:rsidP="00000000" w:rsidRDefault="00000000" w:rsidRPr="00000000" w14:paraId="00000395">
      <w:pPr>
        <w:numPr>
          <w:ilvl w:val="0"/>
          <w:numId w:val="15"/>
        </w:numPr>
        <w:spacing w:after="0" w:afterAutospacing="0" w:line="360" w:lineRule="auto"/>
        <w:ind w:left="720" w:right="423.5433070866151" w:hanging="360"/>
        <w:rPr>
          <w:color w:val="66666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666666"/>
          <w:rtl w:val="0"/>
        </w:rPr>
        <w:t xml:space="preserve">Prazo de vigência de aceite de documentos:</w:t>
      </w:r>
      <w:r w:rsidDel="00000000" w:rsidR="00000000" w:rsidRPr="00000000">
        <w:rPr>
          <w:color w:val="666666"/>
          <w:rtl w:val="0"/>
        </w:rPr>
        <w:t xml:space="preserve"> definir prazo de vigência de aceite do documento;</w:t>
      </w:r>
    </w:p>
    <w:p w:rsidR="00000000" w:rsidDel="00000000" w:rsidP="00000000" w:rsidRDefault="00000000" w:rsidRPr="00000000" w14:paraId="00000396">
      <w:pPr>
        <w:numPr>
          <w:ilvl w:val="0"/>
          <w:numId w:val="15"/>
        </w:numPr>
        <w:spacing w:after="200" w:line="360" w:lineRule="auto"/>
        <w:ind w:left="720" w:right="423.5433070866151" w:hanging="360"/>
        <w:rPr>
          <w:color w:val="666666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666666"/>
          <w:rtl w:val="0"/>
        </w:rPr>
        <w:t xml:space="preserve">Trava de Scroll e tempo de leitura: </w:t>
      </w:r>
      <w:r w:rsidDel="00000000" w:rsidR="00000000" w:rsidRPr="00000000">
        <w:rPr>
          <w:color w:val="666666"/>
          <w:rtl w:val="0"/>
        </w:rPr>
        <w:t xml:space="preserve">inserir opção de trava de scroll e tempo de leitura nos documentos.</w:t>
      </w:r>
    </w:p>
    <w:p w:rsidR="00000000" w:rsidDel="00000000" w:rsidP="00000000" w:rsidRDefault="00000000" w:rsidRPr="00000000" w14:paraId="00000397">
      <w:pPr>
        <w:pStyle w:val="Heading3"/>
        <w:spacing w:after="240" w:before="240" w:lineRule="auto"/>
        <w:ind w:right="565.2755905511822"/>
        <w:rPr>
          <w:rFonts w:ascii="Figtree" w:cs="Figtree" w:eastAsia="Figtree" w:hAnsi="Figtree"/>
          <w:b w:val="1"/>
          <w:bCs w:val="1"/>
          <w:sz w:val="20"/>
          <w:szCs w:val="20"/>
          <w:shd w:fill="d9ead3" w:val="clear"/>
        </w:rPr>
      </w:pPr>
      <w:bookmarkStart w:colFirst="0" w:colLast="0" w:name="_8fyv8una4kdr" w:id="53"/>
      <w:bookmarkEnd w:id="53"/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color w:val="000000"/>
          <w:sz w:val="24"/>
          <w:szCs w:val="24"/>
          <w:shd w:fill="d9ead3" w:val="clear"/>
          <w:rtl w:val="0"/>
        </w:rPr>
        <w:t xml:space="preserve">🎨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2"/>
          <w:szCs w:val="22"/>
          <w:shd w:fill="d9ead3" w:val="clear"/>
          <w:rtl w:val="0"/>
        </w:rPr>
        <w:t xml:space="preserve">🔒 </w:t>
      </w: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color w:val="000000"/>
          <w:sz w:val="24"/>
          <w:szCs w:val="24"/>
          <w:shd w:fill="d9ead3" w:val="clear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2"/>
          <w:szCs w:val="22"/>
          <w:shd w:fill="d9ead3" w:val="clear"/>
          <w:rtl w:val="0"/>
        </w:rPr>
        <w:t xml:space="preserve">Links úteis: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Figma   </w:t>
      </w:r>
      <w:hyperlink r:id="rId51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Listagem de permissões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00" w:before="200" w:lineRule="auto"/>
        <w:ind w:right="423.5433070866151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spacing w:after="0" w:before="200" w:lineRule="auto"/>
        <w:ind w:right="423.5433070866151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56cgdkpbqie2" w:id="54"/>
      <w:bookmarkEnd w:id="54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🖼️ 2. Fluxo e Interface: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00" w:lineRule="auto"/>
        <w:ind w:right="423.5433070866151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Mapeamento visual da jornada do usuário, diagramas de fluxo e referências de interface (prints/telas).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A): Definir tipo e prazo de vigência de documento:</w:t>
      </w:r>
    </w:p>
    <w:p w:rsidR="00000000" w:rsidDel="00000000" w:rsidP="00000000" w:rsidRDefault="00000000" w:rsidRPr="00000000" w14:paraId="0000039D">
      <w:pPr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41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Usuário clica em “criar documento”</w:t>
      </w:r>
    </w:p>
    <w:p w:rsidR="00000000" w:rsidDel="00000000" w:rsidP="00000000" w:rsidRDefault="00000000" w:rsidRPr="00000000" w14:paraId="0000039F">
      <w:pPr>
        <w:numPr>
          <w:ilvl w:val="0"/>
          <w:numId w:val="41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Na etapa de configurações, o usuário preenche os campos: Nome do documento, Descrição (opcional), destinatários, classificação do documento, e tipo do documento, em que escolhe se o documento será versionado ou não versionado. </w:t>
      </w:r>
    </w:p>
    <w:p w:rsidR="00000000" w:rsidDel="00000000" w:rsidP="00000000" w:rsidRDefault="00000000" w:rsidRPr="00000000" w14:paraId="000003A0">
      <w:pPr>
        <w:numPr>
          <w:ilvl w:val="0"/>
          <w:numId w:val="41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Se escolhe documento com versionamento, o usuário deve definir as datas de início e</w:t>
      </w:r>
      <w:commentRangeStart w:id="68"/>
      <w:commentRangeStart w:id="69"/>
      <w:commentRangeStart w:id="70"/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fim da vigência;</w:t>
      </w:r>
      <w:commentRangeEnd w:id="68"/>
      <w:r w:rsidDel="00000000" w:rsidR="00000000" w:rsidRPr="00000000">
        <w:commentReference w:id="68"/>
      </w:r>
      <w:commentRangeEnd w:id="69"/>
      <w:r w:rsidDel="00000000" w:rsidR="00000000" w:rsidRPr="00000000">
        <w:commentReference w:id="69"/>
      </w:r>
      <w:commentRangeEnd w:id="70"/>
      <w:r w:rsidDel="00000000" w:rsidR="00000000" w:rsidRPr="00000000">
        <w:commentReference w:id="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41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usuário segue para as próximas etapas de criação do documento. </w:t>
      </w:r>
    </w:p>
    <w:p w:rsidR="00000000" w:rsidDel="00000000" w:rsidP="00000000" w:rsidRDefault="00000000" w:rsidRPr="00000000" w14:paraId="000003A2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D): Definir se terá aceite e prazo de vigência de aceite do documento (reciclagem)</w:t>
      </w:r>
    </w:p>
    <w:p w:rsidR="00000000" w:rsidDel="00000000" w:rsidP="00000000" w:rsidRDefault="00000000" w:rsidRPr="00000000" w14:paraId="000003A5">
      <w:pPr>
        <w:numPr>
          <w:ilvl w:val="0"/>
          <w:numId w:val="12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Na criação do documento, após optar por versionado ou não versionado, o usuário seleciona se o documento terá ou não aceite.</w:t>
      </w:r>
    </w:p>
    <w:p w:rsidR="00000000" w:rsidDel="00000000" w:rsidP="00000000" w:rsidRDefault="00000000" w:rsidRPr="00000000" w14:paraId="000003A6">
      <w:pPr>
        <w:numPr>
          <w:ilvl w:val="0"/>
          <w:numId w:val="12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Se for um documento de versionado com aceite, usuário deve selecionar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hd w:fill="fff2cc" w:val="clear"/>
          <w:rtl w:val="0"/>
        </w:rPr>
        <w:t xml:space="preserve">a data de início e fim da vigência do aceite do documento;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12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usuário segue para as próximas etapas de criação do documento.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E)  Definir trava de scroll e tempo de leitura:</w:t>
      </w:r>
    </w:p>
    <w:p w:rsidR="00000000" w:rsidDel="00000000" w:rsidP="00000000" w:rsidRDefault="00000000" w:rsidRPr="00000000" w14:paraId="000003AA">
      <w:pPr>
        <w:numPr>
          <w:ilvl w:val="0"/>
          <w:numId w:val="2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Na etapa “arquivo” da criação do documento, usuário define trava de scroll e tempo de leitura por </w:t>
      </w:r>
      <w:commentRangeStart w:id="71"/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departamento</w:t>
      </w:r>
      <w:commentRangeEnd w:id="71"/>
      <w:r w:rsidDel="00000000" w:rsidR="00000000" w:rsidRPr="00000000">
        <w:commentReference w:id="71"/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3AB">
      <w:pPr>
        <w:numPr>
          <w:ilvl w:val="0"/>
          <w:numId w:val="2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usuário segue para as próximas etapas de criação do documento. </w:t>
      </w:r>
    </w:p>
    <w:p w:rsidR="00000000" w:rsidDel="00000000" w:rsidP="00000000" w:rsidRDefault="00000000" w:rsidRPr="00000000" w14:paraId="000003AC">
      <w:pPr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spacing w:after="0" w:before="200" w:lineRule="auto"/>
        <w:ind w:right="423.5433070866151"/>
        <w:rPr>
          <w:rFonts w:ascii="Montserrat ExtraBold" w:cs="Montserrat ExtraBold" w:eastAsia="Montserrat ExtraBold" w:hAnsi="Montserrat ExtraBold"/>
          <w:b w:val="0"/>
          <w:bCs w:val="0"/>
          <w:i w:val="1"/>
          <w:iCs w:val="1"/>
          <w:color w:val="666666"/>
          <w:sz w:val="16"/>
          <w:szCs w:val="16"/>
        </w:rPr>
      </w:pPr>
      <w:bookmarkStart w:colFirst="0" w:colLast="0" w:name="_vmetzl12dw5t" w:id="55"/>
      <w:bookmarkEnd w:id="5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📑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3. Especificação Detalhada:</w:t>
        <w:br w:type="textWrapping"/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i w:val="1"/>
          <w:iCs w:val="1"/>
          <w:color w:val="666666"/>
          <w:sz w:val="16"/>
          <w:szCs w:val="16"/>
          <w:rtl w:val="0"/>
        </w:rPr>
        <w:t xml:space="preserve">Nesta seção você encontra as regras de negócio, comportamentos esperados, e as informações dos comportamentos esperados em resposta às interações do usuário, por cada item de entrega do projeto.</w:t>
      </w:r>
    </w:p>
    <w:p w:rsidR="00000000" w:rsidDel="00000000" w:rsidP="00000000" w:rsidRDefault="00000000" w:rsidRPr="00000000" w14:paraId="000003AE">
      <w:pPr>
        <w:pStyle w:val="Heading3"/>
        <w:spacing w:after="240" w:before="200" w:lineRule="auto"/>
        <w:ind w:right="707.0078740157493"/>
        <w:rPr>
          <w:rFonts w:ascii="Figtree" w:cs="Figtree" w:eastAsia="Figtree" w:hAnsi="Figtree"/>
          <w:b w:val="1"/>
          <w:bCs w:val="1"/>
          <w:sz w:val="22"/>
          <w:szCs w:val="22"/>
          <w:shd w:fill="d9ead3" w:val="clear"/>
        </w:rPr>
      </w:pPr>
      <w:bookmarkStart w:colFirst="0" w:colLast="0" w:name="_28564ts83uik" w:id="56"/>
      <w:bookmarkEnd w:id="56"/>
      <w:r w:rsidDel="00000000" w:rsidR="00000000" w:rsidRPr="00000000">
        <w:rPr>
          <w:rFonts w:ascii="Figtree" w:cs="Figtree" w:eastAsia="Figtree" w:hAnsi="Figtree"/>
          <w:b w:val="1"/>
          <w:bCs w:val="1"/>
          <w:sz w:val="22"/>
          <w:szCs w:val="22"/>
          <w:shd w:fill="d9ead3" w:val="clear"/>
          <w:rtl w:val="0"/>
        </w:rPr>
        <w:t xml:space="preserve">US 05: Definição do tipo, data do envio e prazo de vigência do documento</w:t>
      </w:r>
    </w:p>
    <w:p w:rsidR="00000000" w:rsidDel="00000000" w:rsidP="00000000" w:rsidRDefault="00000000" w:rsidRPr="00000000" w14:paraId="000003AF">
      <w:pPr>
        <w:spacing w:after="240" w:before="240" w:line="360" w:lineRule="auto"/>
        <w:ind w:left="566.9291338582675" w:right="707.0078740157493" w:firstLine="0"/>
        <w:jc w:val="center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Como </w:t>
      </w:r>
      <w:r w:rsidDel="00000000" w:rsidR="00000000" w:rsidRPr="00000000">
        <w:rPr>
          <w:b w:val="1"/>
          <w:bCs w:val="1"/>
          <w:i w:val="1"/>
          <w:iCs w:val="1"/>
          <w:color w:val="434343"/>
          <w:rtl w:val="0"/>
        </w:rPr>
        <w:t xml:space="preserve">admin geral/usuário gestor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, ao criar um documento, quero </w:t>
      </w:r>
      <w:r w:rsidDel="00000000" w:rsidR="00000000" w:rsidRPr="00000000">
        <w:rPr>
          <w:b w:val="1"/>
          <w:bCs w:val="1"/>
          <w:i w:val="1"/>
          <w:iCs w:val="1"/>
          <w:color w:val="434343"/>
          <w:rtl w:val="0"/>
        </w:rPr>
        <w:t xml:space="preserve">definir o tipo de documento, a data do seu envio e, nos casos aplicáveis, configurar o seu prazo de vigência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, para </w:t>
      </w:r>
    </w:p>
    <w:p w:rsidR="00000000" w:rsidDel="00000000" w:rsidP="00000000" w:rsidRDefault="00000000" w:rsidRPr="00000000" w14:paraId="000003B0">
      <w:pPr>
        <w:numPr>
          <w:ilvl w:val="0"/>
          <w:numId w:val="4"/>
        </w:numPr>
        <w:spacing w:after="0" w:afterAutospacing="0" w:before="240" w:line="360" w:lineRule="auto"/>
        <w:ind w:left="720" w:right="707.0078740157493" w:hanging="360"/>
        <w:jc w:val="both"/>
        <w:rPr>
          <w:b w:val="1"/>
          <w:bCs w:val="1"/>
          <w:color w:val="434343"/>
        </w:rPr>
      </w:pPr>
      <w:commentRangeStart w:id="72"/>
      <w:commentRangeStart w:id="73"/>
      <w:r w:rsidDel="00000000" w:rsidR="00000000" w:rsidRPr="00000000">
        <w:rPr>
          <w:b w:val="1"/>
          <w:bCs w:val="1"/>
          <w:color w:val="434343"/>
          <w:rtl w:val="0"/>
        </w:rPr>
        <w:t xml:space="preserve">Critérios de Aceitação (AC):</w:t>
      </w:r>
    </w:p>
    <w:p w:rsidR="00000000" w:rsidDel="00000000" w:rsidP="00000000" w:rsidRDefault="00000000" w:rsidRPr="00000000" w14:paraId="000003B1">
      <w:pPr>
        <w:numPr>
          <w:ilvl w:val="1"/>
          <w:numId w:val="4"/>
        </w:numPr>
        <w:spacing w:after="0" w:afterAutospacing="0" w:before="0" w:beforeAutospacing="0" w:line="360" w:lineRule="auto"/>
        <w:ind w:left="1440" w:right="707.0078740157493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AC 1:</w:t>
      </w:r>
      <w:r w:rsidDel="00000000" w:rsidR="00000000" w:rsidRPr="00000000">
        <w:rPr>
          <w:color w:val="434343"/>
          <w:rtl w:val="0"/>
        </w:rPr>
        <w:t xml:space="preserve"> </w:t>
      </w:r>
      <w:commentRangeEnd w:id="72"/>
      <w:r w:rsidDel="00000000" w:rsidR="00000000" w:rsidRPr="00000000">
        <w:commentReference w:id="72"/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opto pelo tipo de documento “adesão”,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será visível e obrigatória para mim a definição do prazo de vigência do documento.</w:t>
      </w:r>
    </w:p>
    <w:p w:rsidR="00000000" w:rsidDel="00000000" w:rsidP="00000000" w:rsidRDefault="00000000" w:rsidRPr="00000000" w14:paraId="000003B2">
      <w:pPr>
        <w:numPr>
          <w:ilvl w:val="1"/>
          <w:numId w:val="4"/>
        </w:numPr>
        <w:spacing w:after="0" w:afterAutospacing="0" w:before="0" w:beforeAutospacing="0" w:line="360" w:lineRule="auto"/>
        <w:ind w:left="1440" w:right="707.0078740157493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 Dado </w:t>
      </w:r>
      <w:r w:rsidDel="00000000" w:rsidR="00000000" w:rsidRPr="00000000">
        <w:rPr>
          <w:color w:val="434343"/>
          <w:rtl w:val="0"/>
        </w:rPr>
        <w:t xml:space="preserve">que sou admin geral/usuário gestor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opto pelo tipo de documento “ciência”,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color w:val="434343"/>
          <w:rtl w:val="0"/>
        </w:rPr>
        <w:t xml:space="preserve">não será visível para mim e não devo definir o prazo de vigência do documento.</w:t>
      </w:r>
    </w:p>
    <w:p w:rsidR="00000000" w:rsidDel="00000000" w:rsidP="00000000" w:rsidRDefault="00000000" w:rsidRPr="00000000" w14:paraId="000003B3">
      <w:pPr>
        <w:numPr>
          <w:ilvl w:val="1"/>
          <w:numId w:val="4"/>
        </w:numPr>
        <w:spacing w:after="0" w:afterAutospacing="0" w:before="0" w:beforeAutospacing="0" w:line="360" w:lineRule="auto"/>
        <w:ind w:left="1440" w:right="707.0078740157493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3: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admin geral/usuário gestor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 </w:t>
      </w:r>
      <w:r w:rsidDel="00000000" w:rsidR="00000000" w:rsidRPr="00000000">
        <w:rPr>
          <w:color w:val="434343"/>
          <w:rtl w:val="0"/>
        </w:rPr>
        <w:t xml:space="preserve">estou na criação do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commentRangeStart w:id="74"/>
      <w:r w:rsidDel="00000000" w:rsidR="00000000" w:rsidRPr="00000000">
        <w:rPr>
          <w:color w:val="434343"/>
          <w:rtl w:val="0"/>
        </w:rPr>
        <w:t xml:space="preserve">eu tento publicar o documento </w:t>
      </w:r>
      <w:commentRangeEnd w:id="74"/>
      <w:r w:rsidDel="00000000" w:rsidR="00000000" w:rsidRPr="00000000">
        <w:commentReference w:id="74"/>
      </w:r>
      <w:r w:rsidDel="00000000" w:rsidR="00000000" w:rsidRPr="00000000">
        <w:rPr>
          <w:color w:val="434343"/>
          <w:rtl w:val="0"/>
        </w:rPr>
        <w:t xml:space="preserve">sem informar a "Data de início de vigência",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color w:val="434343"/>
          <w:rtl w:val="0"/>
        </w:rPr>
        <w:t xml:space="preserve"> o sistema deve exibir uma </w:t>
      </w:r>
      <w:commentRangeStart w:id="75"/>
      <w:r w:rsidDel="00000000" w:rsidR="00000000" w:rsidRPr="00000000">
        <w:rPr>
          <w:color w:val="434343"/>
          <w:rtl w:val="0"/>
        </w:rPr>
        <w:t xml:space="preserve">mensagem</w:t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color w:val="434343"/>
          <w:rtl w:val="0"/>
        </w:rPr>
        <w:t xml:space="preserve"> de erro e bloquear o envio.</w:t>
      </w:r>
    </w:p>
    <w:p w:rsidR="00000000" w:rsidDel="00000000" w:rsidP="00000000" w:rsidRDefault="00000000" w:rsidRPr="00000000" w14:paraId="000003B4">
      <w:pPr>
        <w:numPr>
          <w:ilvl w:val="1"/>
          <w:numId w:val="4"/>
        </w:numPr>
        <w:spacing w:after="0" w:afterAutospacing="0" w:before="0" w:beforeAutospacing="0" w:line="360" w:lineRule="auto"/>
        <w:ind w:left="1440" w:right="707.0078740157493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4: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 </w:t>
      </w:r>
      <w:r w:rsidDel="00000000" w:rsidR="00000000" w:rsidRPr="00000000">
        <w:rPr>
          <w:color w:val="434343"/>
          <w:rtl w:val="0"/>
        </w:rPr>
        <w:t xml:space="preserve">que sou admin geral/usuário gestor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 </w:t>
      </w:r>
      <w:r w:rsidDel="00000000" w:rsidR="00000000" w:rsidRPr="00000000">
        <w:rPr>
          <w:color w:val="434343"/>
          <w:rtl w:val="0"/>
        </w:rPr>
        <w:t xml:space="preserve">estou criando um documento com data de vigência,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color w:val="434343"/>
          <w:rtl w:val="0"/>
        </w:rPr>
        <w:t xml:space="preserve">defino a "Data de início de vigência"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</w:t>
      </w:r>
      <w:r w:rsidDel="00000000" w:rsidR="00000000" w:rsidRPr="00000000">
        <w:rPr>
          <w:color w:val="434343"/>
          <w:rtl w:val="0"/>
        </w:rPr>
        <w:t xml:space="preserve"> tento publicar o documento sem definir a "Data final de vigência", então o sistema deve me impedir de publicar e notificar a obrigatoriedade da data final.</w:t>
      </w:r>
    </w:p>
    <w:p w:rsidR="00000000" w:rsidDel="00000000" w:rsidP="00000000" w:rsidRDefault="00000000" w:rsidRPr="00000000" w14:paraId="000003B5">
      <w:pPr>
        <w:numPr>
          <w:ilvl w:val="0"/>
          <w:numId w:val="14"/>
        </w:numPr>
        <w:spacing w:after="0" w:afterAutospacing="0" w:before="0" w:beforeAutospacing="0" w:line="360" w:lineRule="auto"/>
        <w:ind w:left="720" w:right="707.0078740157493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(RN):</w:t>
      </w:r>
    </w:p>
    <w:p w:rsidR="00000000" w:rsidDel="00000000" w:rsidP="00000000" w:rsidRDefault="00000000" w:rsidRPr="00000000" w14:paraId="000003B6">
      <w:pPr>
        <w:numPr>
          <w:ilvl w:val="1"/>
          <w:numId w:val="14"/>
        </w:numPr>
        <w:spacing w:after="0" w:afterAutospacing="0" w:line="360" w:lineRule="auto"/>
        <w:ind w:left="1440" w:right="705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RN1. Tipos de documentos: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Os documentos serão divididos em dois tipos: versionados e não-versionados, sendo que os documentos de ambos os tipos podem ou não possuir aceite.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1"/>
          <w:numId w:val="14"/>
        </w:numPr>
        <w:spacing w:after="200" w:line="360" w:lineRule="auto"/>
        <w:ind w:left="1440" w:right="705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RN2. Período de vigência: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Nos casos de documentos versionados, o sistema deve exigir “Data de início de vigência”, que deve ser igual ou superior a data atual, e uma data de fim da vigência.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14"/>
        </w:numPr>
        <w:shd w:fill="ffffff" w:val="clear"/>
        <w:spacing w:line="360" w:lineRule="auto"/>
        <w:ind w:left="72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Notas e Requisitos Não-Funcionais:</w:t>
      </w:r>
    </w:p>
    <w:p w:rsidR="00000000" w:rsidDel="00000000" w:rsidP="00000000" w:rsidRDefault="00000000" w:rsidRPr="00000000" w14:paraId="000003BA">
      <w:pPr>
        <w:shd w:fill="ffffff" w:val="clear"/>
        <w:spacing w:line="360" w:lineRule="auto"/>
        <w:ind w:right="565.2755905511822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shd w:fill="ffffff" w:val="clear"/>
        <w:spacing w:after="240" w:before="240" w:line="360" w:lineRule="auto"/>
        <w:ind w:right="565.2755905511822"/>
        <w:jc w:val="both"/>
        <w:rPr>
          <w:rFonts w:ascii="Figtree" w:cs="Figtree" w:eastAsia="Figtree" w:hAnsi="Figtree"/>
          <w:b w:val="1"/>
          <w:bCs w:val="1"/>
          <w:sz w:val="22"/>
          <w:szCs w:val="22"/>
          <w:shd w:fill="d9ead3" w:val="clear"/>
        </w:rPr>
      </w:pPr>
      <w:bookmarkStart w:colFirst="0" w:colLast="0" w:name="_uk2a4a49hwk4" w:id="57"/>
      <w:bookmarkEnd w:id="57"/>
      <w:r w:rsidDel="00000000" w:rsidR="00000000" w:rsidRPr="00000000">
        <w:rPr>
          <w:rFonts w:ascii="Figtree" w:cs="Figtree" w:eastAsia="Figtree" w:hAnsi="Figtree"/>
          <w:b w:val="1"/>
          <w:bCs w:val="1"/>
          <w:sz w:val="22"/>
          <w:szCs w:val="22"/>
          <w:shd w:fill="d9ead3" w:val="clear"/>
          <w:rtl w:val="0"/>
        </w:rPr>
        <w:t xml:space="preserve">US 07: Definição de aceite e vigência de aceite de documentos</w:t>
      </w:r>
    </w:p>
    <w:p w:rsidR="00000000" w:rsidDel="00000000" w:rsidP="00000000" w:rsidRDefault="00000000" w:rsidRPr="00000000" w14:paraId="000003BC">
      <w:pPr>
        <w:spacing w:after="240" w:before="240" w:line="360" w:lineRule="auto"/>
        <w:ind w:left="425.19685039370086" w:right="423.5433070866151" w:firstLine="0"/>
        <w:jc w:val="center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Como admin geral/usuário gestor, ao criar um documento, posso definir se ele será com/sem aceite, e definir o prazo de vigência de seu aceite, nos casos aplicáveis, para garantir a integridade corporativa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52"/>
        </w:numPr>
        <w:spacing w:after="0" w:afterAutospacing="0" w:before="240" w:line="360" w:lineRule="auto"/>
        <w:ind w:left="720" w:right="281.81102362204797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Critérios de Aceitação (ACs):</w:t>
      </w:r>
    </w:p>
    <w:p w:rsidR="00000000" w:rsidDel="00000000" w:rsidP="00000000" w:rsidRDefault="00000000" w:rsidRPr="00000000" w14:paraId="000003BE">
      <w:pPr>
        <w:numPr>
          <w:ilvl w:val="1"/>
          <w:numId w:val="52"/>
        </w:numPr>
        <w:spacing w:after="0" w:afterAutospacing="0" w:before="0" w:beforeAutospacing="0" w:line="360" w:lineRule="auto"/>
        <w:ind w:left="1440" w:right="281.81102362204797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 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estou criando um documento, versionado ou não versionado,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devo definir se ele terá ou não aceite. </w:t>
      </w:r>
    </w:p>
    <w:p w:rsidR="00000000" w:rsidDel="00000000" w:rsidP="00000000" w:rsidRDefault="00000000" w:rsidRPr="00000000" w14:paraId="000003BF">
      <w:pPr>
        <w:numPr>
          <w:ilvl w:val="1"/>
          <w:numId w:val="52"/>
        </w:numPr>
        <w:spacing w:after="0" w:afterAutospacing="0" w:before="0" w:beforeAutospacing="0" w:line="360" w:lineRule="auto"/>
        <w:ind w:left="1440" w:right="281.81102362204797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 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opto por um documento não versionado e com aceite,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u w:val="single"/>
          <w:rtl w:val="0"/>
        </w:rPr>
        <w:t xml:space="preserve">não será exibida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para mim a definição do prazo de vigência do aceite dos meus colaboradores.</w:t>
      </w:r>
    </w:p>
    <w:p w:rsidR="00000000" w:rsidDel="00000000" w:rsidP="00000000" w:rsidRDefault="00000000" w:rsidRPr="00000000" w14:paraId="000003C0">
      <w:pPr>
        <w:numPr>
          <w:ilvl w:val="1"/>
          <w:numId w:val="52"/>
        </w:numPr>
        <w:spacing w:after="0" w:afterAutospacing="0" w:before="0" w:beforeAutospacing="0" w:line="360" w:lineRule="auto"/>
        <w:ind w:left="1440" w:right="281.81102362204797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3: 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opto por um documento versionado e com aceite,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u w:val="single"/>
          <w:rtl w:val="0"/>
        </w:rPr>
        <w:t xml:space="preserve">será exibida e obrigatória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para mim a definição do prazo de vigência de aceite dos meus colaboradores. </w:t>
      </w:r>
    </w:p>
    <w:p w:rsidR="00000000" w:rsidDel="00000000" w:rsidP="00000000" w:rsidRDefault="00000000" w:rsidRPr="00000000" w14:paraId="000003C1">
      <w:pPr>
        <w:numPr>
          <w:ilvl w:val="1"/>
          <w:numId w:val="52"/>
        </w:numPr>
        <w:spacing w:after="240" w:before="0" w:beforeAutospacing="0" w:line="360" w:lineRule="auto"/>
        <w:ind w:left="1440" w:right="281.81102362204797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4: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 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opto por um documento versionado e sem aceite,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 </w:t>
      </w:r>
      <w:r w:rsidDel="00000000" w:rsidR="00000000" w:rsidRPr="00000000">
        <w:rPr>
          <w:rFonts w:ascii="Figtree" w:cs="Figtree" w:eastAsia="Figtree" w:hAnsi="Figtree"/>
          <w:color w:val="434343"/>
          <w:u w:val="single"/>
          <w:rtl w:val="0"/>
        </w:rPr>
        <w:t xml:space="preserve">não será exibida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para mim a definição d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prazo de vigência de aceite dos meus colaboradores.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="360" w:lineRule="auto"/>
        <w:ind w:left="1440" w:right="281.81102362204797" w:firstLine="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6"/>
        </w:numPr>
        <w:spacing w:after="0" w:afterAutospacing="0" w:before="240" w:line="360" w:lineRule="auto"/>
        <w:ind w:left="72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(RNs):</w:t>
      </w:r>
    </w:p>
    <w:p w:rsidR="00000000" w:rsidDel="00000000" w:rsidP="00000000" w:rsidRDefault="00000000" w:rsidRPr="00000000" w14:paraId="000003C4">
      <w:pPr>
        <w:numPr>
          <w:ilvl w:val="1"/>
          <w:numId w:val="6"/>
        </w:numPr>
        <w:spacing w:after="0" w:afterAutospacing="0" w:line="360" w:lineRule="auto"/>
        <w:ind w:left="1440" w:right="705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RN1. Tipos e aceite de documentos: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Os documentos serão divididos em dois tipos: versionados e não-versionados, sendo que ambos os tipos podem ou não possuir aceite. </w:t>
      </w:r>
    </w:p>
    <w:p w:rsidR="00000000" w:rsidDel="00000000" w:rsidP="00000000" w:rsidRDefault="00000000" w:rsidRPr="00000000" w14:paraId="000003C5">
      <w:pPr>
        <w:numPr>
          <w:ilvl w:val="1"/>
          <w:numId w:val="6"/>
        </w:numPr>
        <w:spacing w:after="200" w:line="360" w:lineRule="auto"/>
        <w:ind w:left="1440" w:right="705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RN2.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A definição do prazo de vigência do aceite só é visível e obrigatória ao usuário nos casos de documentos versionados com aceite, não sendo exibida nos casos de documentos versionados sem aceite e em qualquer caso de documento não versionado.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ind w:right="565.2755905511822"/>
        <w:rPr>
          <w:rFonts w:ascii="Figtree" w:cs="Figtree" w:eastAsia="Figtree" w:hAnsi="Figtree"/>
          <w:b w:val="1"/>
          <w:bCs w:val="1"/>
          <w:color w:val="434343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spacing w:after="240" w:before="240" w:line="360" w:lineRule="auto"/>
        <w:ind w:right="565.2755905511822"/>
        <w:rPr>
          <w:rFonts w:ascii="Figtree" w:cs="Figtree" w:eastAsia="Figtree" w:hAnsi="Figtree"/>
          <w:b w:val="1"/>
          <w:bCs w:val="1"/>
          <w:sz w:val="22"/>
          <w:szCs w:val="22"/>
          <w:shd w:fill="d9ead3" w:val="clear"/>
        </w:rPr>
      </w:pPr>
      <w:bookmarkStart w:colFirst="0" w:colLast="0" w:name="_e8jhaa1sj5ws" w:id="58"/>
      <w:bookmarkEnd w:id="58"/>
      <w:r w:rsidDel="00000000" w:rsidR="00000000" w:rsidRPr="00000000">
        <w:rPr>
          <w:rFonts w:ascii="Figtree" w:cs="Figtree" w:eastAsia="Figtree" w:hAnsi="Figtree"/>
          <w:b w:val="1"/>
          <w:bCs w:val="1"/>
          <w:sz w:val="22"/>
          <w:szCs w:val="22"/>
          <w:shd w:fill="d9ead3" w:val="clear"/>
          <w:rtl w:val="0"/>
        </w:rPr>
        <w:t xml:space="preserve">US 09: Trava de Scroll e tempo de leitura</w:t>
      </w:r>
    </w:p>
    <w:p w:rsidR="00000000" w:rsidDel="00000000" w:rsidP="00000000" w:rsidRDefault="00000000" w:rsidRPr="00000000" w14:paraId="000003C8">
      <w:pPr>
        <w:spacing w:after="240" w:before="240" w:line="360" w:lineRule="auto"/>
        <w:jc w:val="center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admin geral/usuário gestor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, ao criar um documento, posso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definir se terá ou não trava de scroll e tempo de leitura,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para prender a atenção do colaborador e adequar o documento ao meu público.</w:t>
      </w:r>
    </w:p>
    <w:p w:rsidR="00000000" w:rsidDel="00000000" w:rsidP="00000000" w:rsidRDefault="00000000" w:rsidRPr="00000000" w14:paraId="000003C9">
      <w:pPr>
        <w:spacing w:after="240" w:before="240" w:line="360" w:lineRule="auto"/>
        <w:ind w:left="720" w:right="565.2755905511822" w:firstLine="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="360" w:lineRule="auto"/>
        <w:ind w:left="720" w:right="565.2755905511822" w:firstLine="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Critérios de Aceitação (ACs):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1"/>
          <w:numId w:val="1"/>
        </w:numPr>
        <w:spacing w:after="0" w:afterAutospacing="0" w:before="240" w:line="360" w:lineRule="auto"/>
        <w:ind w:left="144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 Dado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que sou admin geral/usuário gestor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estou na tela de criação de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acesso a etapa de </w:t>
      </w:r>
      <w:r w:rsidDel="00000000" w:rsidR="00000000" w:rsidRPr="00000000">
        <w:rPr>
          <w:rFonts w:ascii="Figtree" w:cs="Figtree" w:eastAsia="Figtree" w:hAnsi="Figtree"/>
          <w:color w:val="434343"/>
          <w:shd w:fill="fff2cc" w:val="clear"/>
          <w:rtl w:val="0"/>
        </w:rPr>
        <w:t xml:space="preserve">"Configurações de Leitura",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devo conseguir ativar/desativar a trava de scroll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tempo de leitura de forma independente.</w:t>
      </w:r>
    </w:p>
    <w:p w:rsidR="00000000" w:rsidDel="00000000" w:rsidP="00000000" w:rsidRDefault="00000000" w:rsidRPr="00000000" w14:paraId="000003CC">
      <w:pPr>
        <w:numPr>
          <w:ilvl w:val="1"/>
          <w:numId w:val="1"/>
        </w:numPr>
        <w:spacing w:after="240" w:before="0" w:beforeAutospacing="0" w:line="360" w:lineRule="auto"/>
        <w:ind w:left="144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commentRangeStart w:id="76"/>
      <w:commentRangeStart w:id="77"/>
      <w:commentRangeStart w:id="78"/>
      <w:commentRangeStart w:id="79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 Dado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que sou admin geral/usuário gestor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desejo personalizar por público,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configurar o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deve ser possível definir tempos de leitura distintos para departamentos diferentes dentro do mesmo documento.</w:t>
      </w:r>
      <w:commentRangeEnd w:id="76"/>
      <w:r w:rsidDel="00000000" w:rsidR="00000000" w:rsidRPr="00000000">
        <w:commentReference w:id="76"/>
      </w:r>
      <w:commentRangeEnd w:id="77"/>
      <w:r w:rsidDel="00000000" w:rsidR="00000000" w:rsidRPr="00000000">
        <w:commentReference w:id="77"/>
      </w:r>
      <w:commentRangeEnd w:id="78"/>
      <w:r w:rsidDel="00000000" w:rsidR="00000000" w:rsidRPr="00000000">
        <w:commentReference w:id="78"/>
      </w:r>
      <w:commentRangeEnd w:id="79"/>
      <w:r w:rsidDel="00000000" w:rsidR="00000000" w:rsidRPr="00000000">
        <w:commentReference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="360" w:lineRule="auto"/>
        <w:ind w:left="1440" w:right="565.2755905511822" w:firstLine="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6"/>
        </w:numPr>
        <w:spacing w:after="0" w:afterAutospacing="0" w:before="240" w:line="360" w:lineRule="auto"/>
        <w:ind w:left="72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(RNs)</w:t>
      </w:r>
    </w:p>
    <w:p w:rsidR="00000000" w:rsidDel="00000000" w:rsidP="00000000" w:rsidRDefault="00000000" w:rsidRPr="00000000" w14:paraId="000003CF">
      <w:pPr>
        <w:numPr>
          <w:ilvl w:val="1"/>
          <w:numId w:val="6"/>
        </w:numPr>
        <w:spacing w:after="0" w:afterAutospacing="0" w:before="0" w:beforeAutospacing="0" w:line="36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 1: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preenchimento do tempo de leitura é obrigatório em todos os casos e deve ser maior ou igual a 0 (minutos). </w:t>
      </w:r>
    </w:p>
    <w:p w:rsidR="00000000" w:rsidDel="00000000" w:rsidP="00000000" w:rsidRDefault="00000000" w:rsidRPr="00000000" w14:paraId="000003D0">
      <w:pPr>
        <w:numPr>
          <w:ilvl w:val="1"/>
          <w:numId w:val="6"/>
        </w:numPr>
        <w:spacing w:after="240" w:before="0" w:beforeAutospacing="0" w:line="36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 2: </w:t>
      </w:r>
    </w:p>
    <w:p w:rsidR="00000000" w:rsidDel="00000000" w:rsidP="00000000" w:rsidRDefault="00000000" w:rsidRPr="00000000" w14:paraId="000003D1">
      <w:pPr>
        <w:spacing w:after="240" w:before="240" w:line="360" w:lineRule="auto"/>
        <w:ind w:right="565.2755905511822"/>
        <w:rPr>
          <w:rFonts w:ascii="Figtree" w:cs="Figtree" w:eastAsia="Figtree" w:hAnsi="Figtree"/>
          <w:b w:val="1"/>
          <w:bCs w:val="1"/>
          <w:color w:val="434343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="360" w:lineRule="auto"/>
        <w:ind w:right="565.2755905511822"/>
        <w:rPr>
          <w:rFonts w:ascii="Figtree" w:cs="Figtree" w:eastAsia="Figtree" w:hAnsi="Figtree"/>
          <w:b w:val="1"/>
          <w:bCs w:val="1"/>
          <w:color w:val="434343"/>
          <w:shd w:fill="fce5cd" w:val="clear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hd w:fill="fce5cd" w:val="clear"/>
          <w:rtl w:val="0"/>
        </w:rPr>
        <w:t xml:space="preserve">Data de lançamento</w:t>
      </w:r>
    </w:p>
    <w:p w:rsidR="00000000" w:rsidDel="00000000" w:rsidP="00000000" w:rsidRDefault="00000000" w:rsidRPr="00000000" w14:paraId="000003D3">
      <w:pPr>
        <w:spacing w:after="240" w:before="240" w:line="360" w:lineRule="auto"/>
        <w:jc w:val="center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admin geral/usuário gestor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, ao criar um documento,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devo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 definir a data que ele será enviado para a empresa,</w:t>
      </w:r>
    </w:p>
    <w:p w:rsidR="00000000" w:rsidDel="00000000" w:rsidP="00000000" w:rsidRDefault="00000000" w:rsidRPr="00000000" w14:paraId="000003D4">
      <w:pPr>
        <w:numPr>
          <w:ilvl w:val="0"/>
          <w:numId w:val="56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Critérios de aceitação (AC):</w:t>
      </w:r>
    </w:p>
    <w:p w:rsidR="00000000" w:rsidDel="00000000" w:rsidP="00000000" w:rsidRDefault="00000000" w:rsidRPr="00000000" w14:paraId="000003D5">
      <w:pPr>
        <w:numPr>
          <w:ilvl w:val="1"/>
          <w:numId w:val="56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AC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que sou admin geral/usuário gestor,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quando </w:t>
      </w:r>
      <w:r w:rsidDel="00000000" w:rsidR="00000000" w:rsidRPr="00000000">
        <w:rPr>
          <w:rtl w:val="0"/>
        </w:rPr>
        <w:t xml:space="preserve">crio qualquer tipo de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então </w:t>
      </w:r>
      <w:r w:rsidDel="00000000" w:rsidR="00000000" w:rsidRPr="00000000">
        <w:rPr>
          <w:rtl w:val="0"/>
        </w:rPr>
        <w:t xml:space="preserve">eu devo selecionar a data que ele será enviado para a empresa.</w:t>
      </w:r>
    </w:p>
    <w:p w:rsidR="00000000" w:rsidDel="00000000" w:rsidP="00000000" w:rsidRDefault="00000000" w:rsidRPr="00000000" w14:paraId="000003D6">
      <w:pPr>
        <w:numPr>
          <w:ilvl w:val="0"/>
          <w:numId w:val="56"/>
        </w:numPr>
        <w:spacing w:line="360" w:lineRule="auto"/>
        <w:ind w:left="720" w:right="423.5433070866151" w:hanging="360"/>
        <w:jc w:val="both"/>
      </w:pPr>
      <w:r w:rsidDel="00000000" w:rsidR="00000000" w:rsidRPr="00000000">
        <w:rPr>
          <w:rtl w:val="0"/>
        </w:rPr>
        <w:t xml:space="preserve">Regras de negócio (RNs):</w:t>
      </w:r>
    </w:p>
    <w:p w:rsidR="00000000" w:rsidDel="00000000" w:rsidP="00000000" w:rsidRDefault="00000000" w:rsidRPr="00000000" w14:paraId="000003D7">
      <w:pPr>
        <w:numPr>
          <w:ilvl w:val="1"/>
          <w:numId w:val="56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tl w:val="0"/>
        </w:rPr>
        <w:t xml:space="preserve">RN1: A data de lançamento para a empresa não possui relação com a data do início da vigência. </w:t>
      </w:r>
    </w:p>
    <w:p w:rsidR="00000000" w:rsidDel="00000000" w:rsidP="00000000" w:rsidRDefault="00000000" w:rsidRPr="00000000" w14:paraId="000003D8">
      <w:pPr>
        <w:numPr>
          <w:ilvl w:val="1"/>
          <w:numId w:val="56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tl w:val="0"/>
        </w:rPr>
        <w:t xml:space="preserve">RN2: Após a data de envio do documento, o usuário só poderá alterar as informações xxxx.</w:t>
      </w:r>
    </w:p>
    <w:p w:rsidR="00000000" w:rsidDel="00000000" w:rsidP="00000000" w:rsidRDefault="00000000" w:rsidRPr="00000000" w14:paraId="000003D9">
      <w:pPr>
        <w:numPr>
          <w:ilvl w:val="1"/>
          <w:numId w:val="56"/>
        </w:numPr>
        <w:spacing w:line="360" w:lineRule="auto"/>
        <w:ind w:left="1440" w:right="423.5433070866151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spacing w:after="0" w:before="200" w:lineRule="auto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vjehyljz68jo" w:id="59"/>
      <w:bookmarkEnd w:id="59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⚙️4. Requisitos Técnicos e Não-Funcionais</w:t>
      </w:r>
    </w:p>
    <w:p w:rsidR="00000000" w:rsidDel="00000000" w:rsidP="00000000" w:rsidRDefault="00000000" w:rsidRPr="00000000" w14:paraId="000003DD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Definições de performance, segurança, e restrições técnicas do sistema.</w:t>
      </w:r>
    </w:p>
    <w:p w:rsidR="00000000" w:rsidDel="00000000" w:rsidP="00000000" w:rsidRDefault="00000000" w:rsidRPr="00000000" w14:paraId="000003DE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53"/>
        </w:numPr>
        <w:ind w:left="720" w:right="423.5433070866151" w:hanging="36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spacing w:after="0" w:before="200" w:lineRule="auto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a4mb3j35905s" w:id="60"/>
      <w:bookmarkEnd w:id="60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✏️ 5. O que NÃO será feito (Out of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right="423.5433070866151"/>
        <w:jc w:val="both"/>
        <w:rPr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Listagem de funcionalidades e cenários explicitamente excluídos desta entrega para evitar aumento de escopo.</w:t>
        <w:br w:type="textWrapping"/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E3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16"/>
        </w:numPr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Itens relacionados a notificações</w:t>
      </w:r>
    </w:p>
    <w:p w:rsidR="00000000" w:rsidDel="00000000" w:rsidP="00000000" w:rsidRDefault="00000000" w:rsidRPr="00000000" w14:paraId="000003E5">
      <w:pPr>
        <w:numPr>
          <w:ilvl w:val="0"/>
          <w:numId w:val="16"/>
        </w:numPr>
        <w:ind w:left="720" w:right="423.5433070866151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Itens acessíveis via portal do colaborador</w:t>
      </w:r>
    </w:p>
    <w:p w:rsidR="00000000" w:rsidDel="00000000" w:rsidP="00000000" w:rsidRDefault="00000000" w:rsidRPr="00000000" w14:paraId="000003E6">
      <w:pPr>
        <w:ind w:right="423.5433070866151"/>
        <w:jc w:val="both"/>
        <w:rPr>
          <w:rFonts w:ascii="Montserrat ExtraBold" w:cs="Montserrat ExtraBold" w:eastAsia="Montserrat ExtraBold" w:hAnsi="Montserrat ExtraBold"/>
          <w:b w:val="1"/>
          <w:bCs w:val="1"/>
          <w:sz w:val="8"/>
          <w:szCs w:val="8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ℹ️ 6. Informações Adicionais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00" w:line="240" w:lineRule="auto"/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  <w:br w:type="textWrapping"/>
      </w:r>
    </w:p>
    <w:p w:rsidR="00000000" w:rsidDel="00000000" w:rsidP="00000000" w:rsidRDefault="00000000" w:rsidRPr="00000000" w14:paraId="000003E8">
      <w:pPr>
        <w:spacing w:after="200" w:line="240" w:lineRule="auto"/>
        <w:ind w:right="423.5433070866151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Fluxo de criação de documento de acordo com o tipo:</w:t>
      </w:r>
    </w:p>
    <w:p w:rsidR="00000000" w:rsidDel="00000000" w:rsidP="00000000" w:rsidRDefault="00000000" w:rsidRPr="00000000" w14:paraId="000003E9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</w:pPr>
      <w:commentRangeStart w:id="80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drawing>
          <wp:inline distB="114300" distT="114300" distL="114300" distR="114300">
            <wp:extent cx="4512038" cy="425912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038" cy="425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0"/>
      <w:r w:rsidDel="00000000" w:rsidR="00000000" w:rsidRPr="00000000">
        <w:commentReference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sectPr>
          <w:headerReference r:id="rId53" w:type="default"/>
          <w:footerReference r:id="rId54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sectPr>
          <w:headerReference r:id="rId55" w:type="default"/>
          <w:footerReference r:id="rId56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ienz3cnw94j2" w:id="61"/>
      <w:bookmarkEnd w:id="61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EP04: 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Title"/>
        <w:rPr>
          <w:rFonts w:ascii="Figtree ExtraBold" w:cs="Figtree ExtraBold" w:eastAsia="Figtree ExtraBold" w:hAnsi="Figtree ExtraBold"/>
          <w:b w:val="0"/>
          <w:bCs w:val="0"/>
          <w:sz w:val="44"/>
          <w:szCs w:val="44"/>
        </w:rPr>
      </w:pPr>
      <w:bookmarkStart w:colFirst="0" w:colLast="0" w:name="_iaebf6jmp3l3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Title"/>
        <w:ind w:left="-566.9291338582676" w:firstLine="0"/>
        <w:rPr>
          <w:rFonts w:ascii="Figtree ExtraBold" w:cs="Figtree ExtraBold" w:eastAsia="Figtree ExtraBold" w:hAnsi="Figtree ExtraBold"/>
          <w:b w:val="0"/>
          <w:bCs w:val="0"/>
          <w:sz w:val="42"/>
          <w:szCs w:val="42"/>
          <w:highlight w:val="yellow"/>
        </w:rPr>
        <w:sectPr>
          <w:headerReference r:id="rId57" w:type="default"/>
          <w:footerReference r:id="rId58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jhxuir27k6bd" w:id="63"/>
      <w:bookmarkEnd w:id="63"/>
      <w:r w:rsidDel="00000000" w:rsidR="00000000" w:rsidRPr="00000000">
        <w:rPr>
          <w:rFonts w:ascii="Montserrat" w:cs="Montserrat" w:eastAsia="Montserrat" w:hAnsi="Montserrat"/>
          <w:sz w:val="46"/>
          <w:szCs w:val="46"/>
          <w:rtl w:val="0"/>
        </w:rPr>
        <w:t xml:space="preserve">Epic 04: 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540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285"/>
        <w:tblGridChange w:id="0">
          <w:tblGrid>
            <w:gridCol w:w="2115"/>
            <w:gridCol w:w="32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#EP04-2026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Notificações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Produto/Épico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Gestão de Documentos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Status do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Em Andamento 🟠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Issue Relacionada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517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65"/>
        <w:tblGridChange w:id="0">
          <w:tblGrid>
            <w:gridCol w:w="2310"/>
            <w:gridCol w:w="2865"/>
          </w:tblGrid>
        </w:tblGridChange>
      </w:tblGrid>
      <w:tr>
        <w:trPr>
          <w:cantSplit w:val="0"/>
          <w:trHeight w:val="385.3826086956521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59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Nicole Pessoa Guimarães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60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Gian Lucca Guerreiro Chiodo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UI Designers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61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Michael Ayres da Silva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1a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09/03/2026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última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–/–/2026</w:t>
            </w:r>
          </w:p>
        </w:tc>
      </w:tr>
    </w:tbl>
    <w:p w:rsidR="00000000" w:rsidDel="00000000" w:rsidP="00000000" w:rsidRDefault="00000000" w:rsidRPr="00000000" w14:paraId="00000407">
      <w:pPr>
        <w:pStyle w:val="Heading2"/>
        <w:spacing w:after="0" w:before="0" w:lineRule="auto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  <w:sectPr>
          <w:headerReference r:id="rId62" w:type="default"/>
          <w:footerReference r:id="rId63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  <w:cols w:equalWidth="0" w:num="2">
            <w:col w:space="720" w:w="5027.570866141732"/>
            <w:col w:space="0" w:w="5027.570866141732"/>
          </w:cols>
        </w:sectPr>
      </w:pPr>
      <w:bookmarkStart w:colFirst="0" w:colLast="0" w:name="_7k50wehyp6c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k6l3dq4bz0u7" w:id="65"/>
      <w:bookmarkEnd w:id="65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💡 1. TL;DR: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00" w:lineRule="auto"/>
        <w:ind w:right="423.5433070866151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Resumo curto sobre a funcionalidade, objetivo e impacto.</w:t>
      </w:r>
    </w:p>
    <w:p w:rsidR="00000000" w:rsidDel="00000000" w:rsidP="00000000" w:rsidRDefault="00000000" w:rsidRPr="00000000" w14:paraId="0000040A">
      <w:pPr>
        <w:numPr>
          <w:ilvl w:val="0"/>
          <w:numId w:val="15"/>
        </w:numPr>
        <w:spacing w:after="200" w:line="360" w:lineRule="auto"/>
        <w:ind w:left="720" w:right="423.5433070866151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ind w:right="423.5433070866151"/>
        <w:jc w:val="both"/>
        <w:rPr>
          <w:rFonts w:ascii="Figtree" w:cs="Figtree" w:eastAsia="Figtree" w:hAnsi="Figtree"/>
          <w:sz w:val="20"/>
          <w:szCs w:val="20"/>
        </w:rPr>
      </w:pPr>
      <w:bookmarkStart w:colFirst="0" w:colLast="0" w:name="_34zeetk21dhd" w:id="66"/>
      <w:bookmarkEnd w:id="66"/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24"/>
          <w:szCs w:val="24"/>
          <w:rtl w:val="0"/>
        </w:rPr>
        <w:t xml:space="preserve">🎨</w:t>
      </w: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Links úteis: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Figma   </w:t>
      </w:r>
      <w:hyperlink r:id="rId64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Listagem de permissões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00" w:before="200" w:lineRule="auto"/>
        <w:ind w:right="423.5433070866151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spacing w:after="0" w:lineRule="auto"/>
        <w:ind w:right="423.5433070866151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1eo790ibgqfj" w:id="67"/>
      <w:bookmarkEnd w:id="67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🖼️ 2. Fluxo e Interface: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00" w:lineRule="auto"/>
        <w:ind w:right="423.5433070866151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Mapeamento visual da jornada do usuário, diagramas de fluxo e referências de interface (prints/telas).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360" w:lineRule="auto"/>
        <w:ind w:left="720" w:right="423.5433070866151" w:firstLine="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Prints/Telas Chaves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360" w:lineRule="auto"/>
        <w:ind w:right="423.5433070866151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Prints/Telas Chaves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before="200" w:lineRule="auto"/>
        <w:ind w:right="423.5433070866151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📑</w:t>
      </w: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3. Especificação Detalhada:</w:t>
        <w:br w:type="textWrapping"/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encontra as regras de negócio, comportamentos esperados, e as informações dos comportamentos esperados em resposta às interações do usuário, por cada item de entrega do projeto.</w:t>
      </w:r>
    </w:p>
    <w:p w:rsidR="00000000" w:rsidDel="00000000" w:rsidP="00000000" w:rsidRDefault="00000000" w:rsidRPr="00000000" w14:paraId="00000417">
      <w:pPr>
        <w:spacing w:before="200" w:lineRule="auto"/>
        <w:ind w:right="423.5433070866151"/>
        <w:rPr>
          <w:rFonts w:ascii="Figtree" w:cs="Figtree" w:eastAsia="Figtree" w:hAnsi="Figtree"/>
          <w:b w:val="1"/>
          <w:bCs w:val="1"/>
          <w:color w:val="434343"/>
          <w:sz w:val="24"/>
          <w:szCs w:val="2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before="200" w:lineRule="auto"/>
        <w:ind w:right="707.0078740157493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hd w:fill="d9ead3" w:val="clear"/>
          <w:rtl w:val="0"/>
        </w:rPr>
        <w:t xml:space="preserve">US 06: Versionamento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fffff" w:val="clear"/>
        <w:spacing w:line="276" w:lineRule="auto"/>
        <w:ind w:left="566.9291338582675" w:right="565.2755905511822" w:firstLine="0"/>
        <w:jc w:val="center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fffff" w:val="clear"/>
        <w:spacing w:line="276" w:lineRule="auto"/>
        <w:ind w:left="566.9291338582675" w:right="565.2755905511822" w:firstLine="0"/>
        <w:jc w:val="center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usuário gestor/admin geral,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 eu quero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criar uma nova versão de uma política existente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dentro do mesmo registro mestre e justificar a mudança, para que eu consiga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manter o histórico consolidado e justificar legalmente o porquê de uma norma ter sido alterada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 (ex: adequação à nova lei).</w:t>
      </w:r>
    </w:p>
    <w:p w:rsidR="00000000" w:rsidDel="00000000" w:rsidP="00000000" w:rsidRDefault="00000000" w:rsidRPr="00000000" w14:paraId="0000041B">
      <w:pPr>
        <w:shd w:fill="ffffff" w:val="clear"/>
        <w:spacing w:before="180" w:line="411.35999999999996" w:lineRule="auto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41C">
      <w:pPr>
        <w:numPr>
          <w:ilvl w:val="0"/>
          <w:numId w:val="59"/>
        </w:numPr>
        <w:shd w:fill="ffffff" w:val="clear"/>
        <w:ind w:left="72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Critérios de Aceitação (ACs):</w:t>
      </w:r>
    </w:p>
    <w:p w:rsidR="00000000" w:rsidDel="00000000" w:rsidP="00000000" w:rsidRDefault="00000000" w:rsidRPr="00000000" w14:paraId="0000041D">
      <w:pPr>
        <w:numPr>
          <w:ilvl w:val="1"/>
          <w:numId w:val="59"/>
        </w:numPr>
        <w:ind w:left="1440" w:right="565.2755905511822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1: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Dado que tenho uma política "Ativa", ao clicar em "Nova Versão", o sistema deve criar um versionamento incrementando o número da versão (v1.0 -&gt; v1.1).</w:t>
      </w:r>
    </w:p>
    <w:p w:rsidR="00000000" w:rsidDel="00000000" w:rsidP="00000000" w:rsidRDefault="00000000" w:rsidRPr="00000000" w14:paraId="0000041E">
      <w:pPr>
        <w:numPr>
          <w:ilvl w:val="1"/>
          <w:numId w:val="59"/>
        </w:numPr>
        <w:ind w:left="1440" w:right="565.2755905511822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Quando a nova versão for publicada, a versão anterior deve passar para status "Arquivada" automaticamente, mas seus logs de aceite devem ser preservados.</w:t>
      </w:r>
    </w:p>
    <w:p w:rsidR="00000000" w:rsidDel="00000000" w:rsidP="00000000" w:rsidRDefault="00000000" w:rsidRPr="00000000" w14:paraId="0000041F">
      <w:pPr>
        <w:numPr>
          <w:ilvl w:val="1"/>
          <w:numId w:val="59"/>
        </w:numPr>
        <w:spacing w:after="0" w:afterAutospacing="0"/>
        <w:ind w:left="1440" w:right="565.2755905511822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 3: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sistema deve exigir uma "Data de início de vigência".</w:t>
      </w:r>
    </w:p>
    <w:p w:rsidR="00000000" w:rsidDel="00000000" w:rsidP="00000000" w:rsidRDefault="00000000" w:rsidRPr="00000000" w14:paraId="00000420">
      <w:pPr>
        <w:numPr>
          <w:ilvl w:val="1"/>
          <w:numId w:val="59"/>
        </w:numPr>
        <w:spacing w:after="0" w:afterAutospacing="0" w:before="0" w:beforeAutospacing="0" w:line="360" w:lineRule="auto"/>
        <w:ind w:left="1440" w:right="707.0078740157493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AC3: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Dado</w:t>
      </w:r>
      <w:r w:rsidDel="00000000" w:rsidR="00000000" w:rsidRPr="00000000">
        <w:rPr>
          <w:color w:val="434343"/>
          <w:rtl w:val="0"/>
        </w:rPr>
        <w:t xml:space="preserve"> que sou admin geral/usuário gestor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</w:t>
      </w:r>
      <w:r w:rsidDel="00000000" w:rsidR="00000000" w:rsidRPr="00000000">
        <w:rPr>
          <w:color w:val="434343"/>
          <w:rtl w:val="0"/>
        </w:rPr>
        <w:t xml:space="preserve"> estou na criação de um novo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color w:val="434343"/>
          <w:rtl w:val="0"/>
        </w:rPr>
        <w:t xml:space="preserve"> seleciono o Tipo de Documento como adesão,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color w:val="434343"/>
          <w:rtl w:val="0"/>
        </w:rPr>
        <w:t xml:space="preserve"> poderei versionar esse documento.</w:t>
      </w:r>
    </w:p>
    <w:p w:rsidR="00000000" w:rsidDel="00000000" w:rsidP="00000000" w:rsidRDefault="00000000" w:rsidRPr="00000000" w14:paraId="00000421">
      <w:pPr>
        <w:numPr>
          <w:ilvl w:val="1"/>
          <w:numId w:val="59"/>
        </w:numPr>
        <w:spacing w:after="240" w:before="0" w:beforeAutospacing="0" w:line="360" w:lineRule="auto"/>
        <w:ind w:left="1440" w:right="707.0078740157493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AC4: Dado</w:t>
      </w:r>
      <w:r w:rsidDel="00000000" w:rsidR="00000000" w:rsidRPr="00000000">
        <w:rPr>
          <w:color w:val="434343"/>
          <w:rtl w:val="0"/>
        </w:rPr>
        <w:t xml:space="preserve"> que sou admin geral/usuário gestor e estou na criação de um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color w:val="434343"/>
          <w:rtl w:val="0"/>
        </w:rPr>
        <w:t xml:space="preserve"> seleciono o Tipo de Documento como Ciência,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color w:val="434343"/>
          <w:rtl w:val="0"/>
        </w:rPr>
        <w:t xml:space="preserve"> não poderei versionar esse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ind w:right="565.2755905511822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47"/>
        </w:numPr>
        <w:ind w:left="72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Notas e Requisitos Não-Funcionais:</w:t>
      </w:r>
    </w:p>
    <w:p w:rsidR="00000000" w:rsidDel="00000000" w:rsidP="00000000" w:rsidRDefault="00000000" w:rsidRPr="00000000" w14:paraId="00000424">
      <w:pPr>
        <w:numPr>
          <w:ilvl w:val="1"/>
          <w:numId w:val="47"/>
        </w:numPr>
        <w:ind w:left="1440" w:right="565.2755905511822" w:hanging="360"/>
        <w:jc w:val="both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Utilizar padrão de Temporal Database ou tabelas de histórico para garantir imutabilidade dos registros passados. Referência: Súmula 51 TST.</w:t>
      </w:r>
    </w:p>
    <w:p w:rsidR="00000000" w:rsidDel="00000000" w:rsidP="00000000" w:rsidRDefault="00000000" w:rsidRPr="00000000" w14:paraId="00000425">
      <w:pPr>
        <w:ind w:left="1440" w:right="565.2755905511822" w:firstLine="0"/>
        <w:jc w:val="both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26"/>
        </w:numPr>
        <w:shd w:fill="ffffff" w:val="clear"/>
        <w:spacing w:after="0" w:afterAutospacing="0" w:before="180" w:line="411.35999999999996" w:lineRule="auto"/>
        <w:ind w:left="72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(RN):</w:t>
      </w:r>
    </w:p>
    <w:p w:rsidR="00000000" w:rsidDel="00000000" w:rsidP="00000000" w:rsidRDefault="00000000" w:rsidRPr="00000000" w14:paraId="00000427">
      <w:pPr>
        <w:numPr>
          <w:ilvl w:val="1"/>
          <w:numId w:val="26"/>
        </w:numPr>
        <w:shd w:fill="ffffff" w:val="clear"/>
        <w:spacing w:after="0" w:afterAutospacing="0" w:before="0" w:beforeAutospacing="0" w:line="276" w:lineRule="auto"/>
        <w:ind w:left="1440" w:right="565.2755905511822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RN05. Versionamento obrigatório: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Não é permitida a criação de documentos duplicados para fins de atualização. Mudanças em políticas publicadas devem ser feitas obrigatoriamente através do fluxo de "Nova Versão" no mesmo registro.</w:t>
      </w:r>
    </w:p>
    <w:p w:rsidR="00000000" w:rsidDel="00000000" w:rsidP="00000000" w:rsidRDefault="00000000" w:rsidRPr="00000000" w14:paraId="00000428">
      <w:pPr>
        <w:numPr>
          <w:ilvl w:val="1"/>
          <w:numId w:val="26"/>
        </w:numPr>
        <w:shd w:fill="ffffff" w:val="clear"/>
        <w:spacing w:before="0" w:beforeAutospacing="0" w:line="276" w:lineRule="auto"/>
        <w:ind w:left="1440" w:right="565.2755905511822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RN17. Justificativa de Versão obrigatória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: É impossível publicar uma nova versão sem o preenchimento do campo "Motivo/Mudanças". Este texto deve ser exibido ao colaborador no momento do aceite para que ele saiba o que mudou em relação à versão anterior.</w:t>
      </w:r>
    </w:p>
    <w:p w:rsidR="00000000" w:rsidDel="00000000" w:rsidP="00000000" w:rsidRDefault="00000000" w:rsidRPr="00000000" w14:paraId="00000429">
      <w:pPr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RN18. Registro de alterações (Change Log):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sistema deve gerar um log visual (Timeline) dentro do documento, acessível para auditoria, listando todas as versões, quem as publicou e as justificativas inseridas.</w:t>
      </w:r>
    </w:p>
    <w:p w:rsidR="00000000" w:rsidDel="00000000" w:rsidP="00000000" w:rsidRDefault="00000000" w:rsidRPr="00000000" w14:paraId="0000042A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EPIC04 - Versionamento Obrigatório e Controle de Alterações</w:t>
      </w:r>
    </w:p>
    <w:p w:rsidR="00000000" w:rsidDel="00000000" w:rsidP="00000000" w:rsidRDefault="00000000" w:rsidRPr="00000000" w14:paraId="0000042C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US14 - Fluxo de "Nova Versão" e Versionamento de Registro Mestre</w:t>
      </w:r>
    </w:p>
    <w:p w:rsidR="00000000" w:rsidDel="00000000" w:rsidP="00000000" w:rsidRDefault="00000000" w:rsidRPr="00000000" w14:paraId="0000042D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US15 - Justificativa de Mudança e Destaque de Alterações</w:t>
      </w:r>
    </w:p>
    <w:p w:rsidR="00000000" w:rsidDel="00000000" w:rsidP="00000000" w:rsidRDefault="00000000" w:rsidRPr="00000000" w14:paraId="0000042E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US16 - Histórico Visual (Timeline) de Documento</w:t>
      </w:r>
    </w:p>
    <w:p w:rsidR="00000000" w:rsidDel="00000000" w:rsidP="00000000" w:rsidRDefault="00000000" w:rsidRPr="00000000" w14:paraId="0000042F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US17 - Invalidade e Retenção de Versões Antigas</w:t>
      </w:r>
    </w:p>
    <w:p w:rsidR="00000000" w:rsidDel="00000000" w:rsidP="00000000" w:rsidRDefault="00000000" w:rsidRPr="00000000" w14:paraId="00000430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shd w:fill="f4cccc" w:val="clear"/>
          <w:rtl w:val="0"/>
        </w:rPr>
        <w:t xml:space="preserve">sobrescrever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hqnsjqtd2z80" w:id="68"/>
      <w:bookmarkEnd w:id="68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⚙️</w: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4. Requisitos Técnicos e Não-Funcionais</w:t>
      </w:r>
    </w:p>
    <w:p w:rsidR="00000000" w:rsidDel="00000000" w:rsidP="00000000" w:rsidRDefault="00000000" w:rsidRPr="00000000" w14:paraId="00000434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Definições de performance, segurança, e restrições técnicas do sistema.</w:t>
      </w:r>
    </w:p>
    <w:p w:rsidR="00000000" w:rsidDel="00000000" w:rsidP="00000000" w:rsidRDefault="00000000" w:rsidRPr="00000000" w14:paraId="00000435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0"/>
          <w:numId w:val="53"/>
        </w:numPr>
        <w:ind w:left="720" w:right="423.5433070866151" w:hanging="36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[Ex.: Performance/Segurança]:</w:t>
      </w:r>
    </w:p>
    <w:p w:rsidR="00000000" w:rsidDel="00000000" w:rsidP="00000000" w:rsidRDefault="00000000" w:rsidRPr="00000000" w14:paraId="00000437">
      <w:pPr>
        <w:ind w:left="720" w:right="423.5433070866151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53"/>
        </w:numPr>
        <w:ind w:left="720" w:right="423.5433070866151" w:hanging="36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[Ex.: Logs]:</w:t>
      </w:r>
    </w:p>
    <w:p w:rsidR="00000000" w:rsidDel="00000000" w:rsidP="00000000" w:rsidRDefault="00000000" w:rsidRPr="00000000" w14:paraId="00000439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spacing w:after="0" w:lineRule="auto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dp12ppus79e" w:id="69"/>
      <w:bookmarkEnd w:id="69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✏️ 5. O que NÃO será feito (Out of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Listagem de funcionalidades e cenários explicitamente excluídos desta entrega para evitar aumento de escopo.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16"/>
        </w:numPr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Versionamento, vigência, recorrência de aceite, tela de scroll, tempo de leitura. Por enquanto todos os documentos se enquadram na categoria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 ciência e sem aceite.</w:t>
      </w:r>
    </w:p>
    <w:p w:rsidR="00000000" w:rsidDel="00000000" w:rsidP="00000000" w:rsidRDefault="00000000" w:rsidRPr="00000000" w14:paraId="0000043D">
      <w:pPr>
        <w:numPr>
          <w:ilvl w:val="0"/>
          <w:numId w:val="16"/>
        </w:numPr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Gestão de templates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ind w:right="423.5433070866151"/>
        <w:rPr>
          <w:rFonts w:ascii="Montserrat ExtraBold" w:cs="Montserrat ExtraBold" w:eastAsia="Montserrat ExtraBold" w:hAnsi="Montserrat ExtraBold"/>
          <w:b w:val="1"/>
          <w:bCs w:val="1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ℹ️ 6. Informações Adicionais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00" w:line="240" w:lineRule="auto"/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  <w:br w:type="textWrapping"/>
      </w:r>
    </w:p>
    <w:p w:rsidR="00000000" w:rsidDel="00000000" w:rsidP="00000000" w:rsidRDefault="00000000" w:rsidRPr="00000000" w14:paraId="00000440">
      <w:pPr>
        <w:spacing w:before="200" w:lineRule="auto"/>
        <w:ind w:right="423.543307086615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documentos serão divididos em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duas categorias: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7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ADESÃO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u w:val="single"/>
          <w:rtl w:val="0"/>
        </w:rPr>
        <w:t xml:space="preserve">com versionamento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(Políticas e Procedimentos)</w:t>
      </w:r>
    </w:p>
    <w:p w:rsidR="00000000" w:rsidDel="00000000" w:rsidP="00000000" w:rsidRDefault="00000000" w:rsidRPr="00000000" w14:paraId="00000442">
      <w:pPr>
        <w:numPr>
          <w:ilvl w:val="1"/>
          <w:numId w:val="7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 aceite (Li e concordo ou ciente; com/sem recorrência de aceite) - Políticas, termo de confidencialidade, termo LGPD, plano de continuidade de negócios, diretrizes, dresscode</w:t>
      </w:r>
    </w:p>
    <w:p w:rsidR="00000000" w:rsidDel="00000000" w:rsidP="00000000" w:rsidRDefault="00000000" w:rsidRPr="00000000" w14:paraId="00000443">
      <w:pPr>
        <w:numPr>
          <w:ilvl w:val="1"/>
          <w:numId w:val="7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Sem aceite (Manuais, procedimentos, cartilhas)</w:t>
      </w:r>
    </w:p>
    <w:p w:rsidR="00000000" w:rsidDel="00000000" w:rsidP="00000000" w:rsidRDefault="00000000" w:rsidRPr="00000000" w14:paraId="00000444">
      <w:pPr>
        <w:numPr>
          <w:ilvl w:val="0"/>
          <w:numId w:val="7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 CIÊNCIA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u w:val="single"/>
          <w:rtl w:val="0"/>
        </w:rPr>
        <w:t xml:space="preserve">sem versionamento; one-time; estático; específico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(Documentos gerais)</w:t>
      </w:r>
    </w:p>
    <w:p w:rsidR="00000000" w:rsidDel="00000000" w:rsidP="00000000" w:rsidRDefault="00000000" w:rsidRPr="00000000" w14:paraId="00000445">
      <w:pPr>
        <w:numPr>
          <w:ilvl w:val="1"/>
          <w:numId w:val="7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 aceite (premiação anual, termos de equipamentos, uso de armários, solicitação de vale transporte, credencial de acesso do estacionamento, medidas disciplinares (individual).</w:t>
      </w:r>
    </w:p>
    <w:p w:rsidR="00000000" w:rsidDel="00000000" w:rsidP="00000000" w:rsidRDefault="00000000" w:rsidRPr="00000000" w14:paraId="00000446">
      <w:pPr>
        <w:numPr>
          <w:ilvl w:val="1"/>
          <w:numId w:val="7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Sem aceite (comunicação, atas de governança interna, aviso de férias, mudança de horários)</w:t>
      </w:r>
    </w:p>
    <w:p w:rsidR="00000000" w:rsidDel="00000000" w:rsidP="00000000" w:rsidRDefault="00000000" w:rsidRPr="00000000" w14:paraId="00000447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before="200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sectPr>
          <w:headerReference r:id="rId65" w:type="default"/>
          <w:footerReference r:id="rId66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sectPr>
          <w:headerReference r:id="rId67" w:type="default"/>
          <w:footerReference r:id="rId6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dk4lmvha09v" w:id="70"/>
      <w:bookmarkEnd w:id="70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EP05: Experiência do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  <w:sectPr>
          <w:headerReference r:id="rId69" w:type="default"/>
          <w:footerReference r:id="rId7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1" w:type="default"/>
          <w:footerReference r:id="rId7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8701mti1aks" w:id="71"/>
      <w:bookmarkEnd w:id="71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EPXX: Gestão pelo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US03 - Gestão de Visibilidade do Banco de Pessoas</w:t>
      </w:r>
    </w:p>
    <w:p w:rsidR="00000000" w:rsidDel="00000000" w:rsidP="00000000" w:rsidRDefault="00000000" w:rsidRPr="00000000" w14:paraId="0000044E">
      <w:pPr>
        <w:rPr/>
        <w:sectPr>
          <w:headerReference r:id="rId73" w:type="default"/>
          <w:footerReference r:id="rId7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US04 - Delegação de Gestão Departamental (Multi-Depto)</w:t>
      </w:r>
    </w:p>
    <w:p w:rsidR="00000000" w:rsidDel="00000000" w:rsidP="00000000" w:rsidRDefault="00000000" w:rsidRPr="00000000" w14:paraId="000004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5" w:type="default"/>
          <w:footerReference r:id="rId7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tk014gb0vs9" w:id="72"/>
      <w:bookmarkEnd w:id="72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EPXX: Gestão de Notificações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US03 - Gestão de Visibilidade do Banco de Pessoas</w:t>
      </w:r>
    </w:p>
    <w:p w:rsidR="00000000" w:rsidDel="00000000" w:rsidP="00000000" w:rsidRDefault="00000000" w:rsidRPr="00000000" w14:paraId="00000451">
      <w:pPr>
        <w:rPr>
          <w:ins w:author="Karina Yamashita" w:id="5" w:date="2026-03-24T11:39:52Z"/>
        </w:rPr>
      </w:pPr>
      <w:r w:rsidDel="00000000" w:rsidR="00000000" w:rsidRPr="00000000">
        <w:rPr>
          <w:rtl w:val="0"/>
        </w:rPr>
        <w:t xml:space="preserve">US04 - Delegação de Gestão Departamental (Multi-Depto)</w:t>
      </w:r>
      <w:ins w:author="Karina Yamashita" w:id="5" w:date="2026-03-24T11:39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452">
      <w:pPr>
        <w:rPr>
          <w:ins w:author="Karina Yamashita" w:id="5" w:date="2026-03-24T11:39:52Z"/>
        </w:rPr>
      </w:pPr>
      <w:ins w:author="Karina Yamashita" w:id="5" w:date="2026-03-24T11:39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453">
      <w:pPr>
        <w:rPr>
          <w:ins w:author="Karina Yamashita" w:id="5" w:date="2026-03-24T11:39:52Z"/>
        </w:rPr>
      </w:pPr>
      <w:ins w:author="Karina Yamashita" w:id="5" w:date="2026-03-24T11:39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454">
      <w:pPr>
        <w:rPr>
          <w:ins w:author="Karina Yamashita" w:id="5" w:date="2026-03-24T11:39:52Z"/>
        </w:rPr>
      </w:pPr>
      <w:ins w:author="Karina Yamashita" w:id="5" w:date="2026-03-24T11:39:5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455">
      <w:pPr>
        <w:pStyle w:val="Heading2"/>
        <w:numPr>
          <w:ilvl w:val="0"/>
          <w:numId w:val="21"/>
        </w:numPr>
        <w:spacing w:after="0" w:before="0" w:line="360" w:lineRule="auto"/>
        <w:ind w:left="720" w:right="565.2755905511822" w:hanging="360"/>
        <w:jc w:val="both"/>
        <w:rPr>
          <w:ins w:author="Karina Yamashita" w:id="5" w:date="2026-03-24T11:39:52Z"/>
          <w:rFonts w:ascii="Figtree" w:cs="Figtree" w:eastAsia="Figtree" w:hAnsi="Figtree"/>
          <w:b w:val="1"/>
          <w:bCs w:val="1"/>
          <w:color w:val="434343"/>
          <w:sz w:val="32"/>
          <w:szCs w:val="32"/>
        </w:rPr>
      </w:pPr>
      <w:ins w:author="Karina Yamashita" w:id="5" w:date="2026-03-24T11:39:52Z">
        <w:bookmarkStart w:colFirst="0" w:colLast="0" w:name="_ramcnywr176p" w:id="73"/>
        <w:bookmarkEnd w:id="73"/>
        <w:r w:rsidDel="00000000" w:rsidR="00000000" w:rsidRPr="00000000">
          <w:rPr>
            <w:rFonts w:ascii="Figtree" w:cs="Figtree" w:eastAsia="Figtree" w:hAnsi="Figtree"/>
            <w:color w:val="434343"/>
            <w:sz w:val="22"/>
            <w:szCs w:val="22"/>
            <w:rtl w:val="0"/>
          </w:rPr>
          <w:t xml:space="preserve">Critérios de Aceitação: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456">
      <w:pPr>
        <w:numPr>
          <w:ilvl w:val="1"/>
          <w:numId w:val="21"/>
        </w:numPr>
        <w:ind w:left="1440" w:right="565.2755905511822" w:hanging="360"/>
        <w:jc w:val="both"/>
        <w:rPr>
          <w:ins w:author="Karina Yamashita" w:id="5" w:date="2026-03-24T11:39:52Z"/>
          <w:color w:val="434343"/>
        </w:rPr>
      </w:pPr>
      <w:ins w:author="Karina Yamashita" w:id="5" w:date="2026-03-24T11:39:52Z">
        <w:r w:rsidDel="00000000" w:rsidR="00000000" w:rsidRPr="00000000">
          <w:rPr>
            <w:rFonts w:ascii="Figtree" w:cs="Figtree" w:eastAsia="Figtree" w:hAnsi="Figtree"/>
            <w:b w:val="1"/>
            <w:bCs w:val="1"/>
            <w:color w:val="434343"/>
            <w:rtl w:val="0"/>
          </w:rPr>
          <w:t xml:space="preserve">AC 3:</w:t>
        </w:r>
        <w:r w:rsidDel="00000000" w:rsidR="00000000" w:rsidRPr="00000000">
          <w:rPr>
            <w:color w:val="434343"/>
            <w:rtl w:val="0"/>
          </w:rPr>
          <w:t xml:space="preserve"> </w:t>
        </w:r>
        <w:r w:rsidDel="00000000" w:rsidR="00000000" w:rsidRPr="00000000">
          <w:rPr>
            <w:rFonts w:ascii="Figtree" w:cs="Figtree" w:eastAsia="Figtree" w:hAnsi="Figtree"/>
            <w:b w:val="1"/>
            <w:bCs w:val="1"/>
            <w:color w:val="434343"/>
            <w:rtl w:val="0"/>
          </w:rPr>
          <w:t xml:space="preserve">Dado </w:t>
        </w:r>
        <w:r w:rsidDel="00000000" w:rsidR="00000000" w:rsidRPr="00000000">
          <w:rPr>
            <w:color w:val="434343"/>
            <w:rtl w:val="0"/>
          </w:rPr>
          <w:t xml:space="preserve">que sou um usuário do suporte CS, </w:t>
        </w:r>
        <w:r w:rsidDel="00000000" w:rsidR="00000000" w:rsidRPr="00000000">
          <w:rPr>
            <w:rFonts w:ascii="Figtree" w:cs="Figtree" w:eastAsia="Figtree" w:hAnsi="Figtree"/>
            <w:b w:val="1"/>
            <w:bCs w:val="1"/>
            <w:color w:val="434343"/>
            <w:rtl w:val="0"/>
          </w:rPr>
          <w:t xml:space="preserve">quando </w:t>
        </w:r>
        <w:r w:rsidDel="00000000" w:rsidR="00000000" w:rsidRPr="00000000">
          <w:rPr>
            <w:color w:val="434343"/>
            <w:rtl w:val="0"/>
          </w:rPr>
          <w:t xml:space="preserve">seleciono a ação de cadastrar um setor, </w:t>
        </w:r>
        <w:r w:rsidDel="00000000" w:rsidR="00000000" w:rsidRPr="00000000">
          <w:rPr>
            <w:rFonts w:ascii="Figtree" w:cs="Figtree" w:eastAsia="Figtree" w:hAnsi="Figtree"/>
            <w:b w:val="1"/>
            <w:bCs w:val="1"/>
            <w:color w:val="434343"/>
            <w:rtl w:val="0"/>
          </w:rPr>
          <w:t xml:space="preserve">então </w:t>
        </w:r>
        <w:r w:rsidDel="00000000" w:rsidR="00000000" w:rsidRPr="00000000">
          <w:rPr>
            <w:color w:val="434343"/>
            <w:rtl w:val="0"/>
          </w:rPr>
          <w:t xml:space="preserve">verei uma campo para adição do nome, a pergunta “Membros do “Setor” devem receber e-mail?” (com o sim selecionado por padrão), a listagem de departamentos (público-alvo), uma ação de salvar e uma ação de cancelar.</w:t>
        </w:r>
      </w:ins>
    </w:p>
    <w:p w:rsidR="00000000" w:rsidDel="00000000" w:rsidP="00000000" w:rsidRDefault="00000000" w:rsidRPr="00000000" w14:paraId="00000457">
      <w:pPr>
        <w:numPr>
          <w:ilvl w:val="0"/>
          <w:numId w:val="21"/>
        </w:numPr>
        <w:ind w:left="720" w:right="565.2755905511822" w:hanging="360"/>
        <w:jc w:val="both"/>
        <w:rPr>
          <w:ins w:author="Karina Yamashita" w:id="5" w:date="2026-03-24T11:39:52Z"/>
          <w:rFonts w:ascii="Figtree" w:cs="Figtree" w:eastAsia="Figtree" w:hAnsi="Figtree"/>
          <w:b w:val="1"/>
          <w:bCs w:val="1"/>
          <w:color w:val="434343"/>
        </w:rPr>
      </w:pPr>
      <w:ins w:author="Karina Yamashita" w:id="5" w:date="2026-03-24T11:39:52Z">
        <w:r w:rsidDel="00000000" w:rsidR="00000000" w:rsidRPr="00000000">
          <w:rPr>
            <w:rFonts w:ascii="Figtree" w:cs="Figtree" w:eastAsia="Figtree" w:hAnsi="Figtree"/>
            <w:b w:val="1"/>
            <w:bCs w:val="1"/>
            <w:color w:val="434343"/>
            <w:rtl w:val="0"/>
          </w:rPr>
          <w:t xml:space="preserve">Regras de negócio:</w:t>
        </w:r>
      </w:ins>
    </w:p>
    <w:p w:rsidR="00000000" w:rsidDel="00000000" w:rsidP="00000000" w:rsidRDefault="00000000" w:rsidRPr="00000000" w14:paraId="00000458">
      <w:pPr>
        <w:numPr>
          <w:ilvl w:val="1"/>
          <w:numId w:val="44"/>
        </w:numPr>
        <w:spacing w:line="360" w:lineRule="auto"/>
        <w:ind w:left="1440" w:right="423.5433070866151" w:hanging="360"/>
        <w:jc w:val="both"/>
        <w:rPr>
          <w:ins w:author="Karina Yamashita" w:id="5" w:date="2026-03-24T11:39:52Z"/>
          <w:color w:val="434343"/>
        </w:rPr>
      </w:pPr>
      <w:ins w:author="Karina Yamashita" w:id="5" w:date="2026-03-24T11:39:52Z">
        <w:r w:rsidDel="00000000" w:rsidR="00000000" w:rsidRPr="00000000">
          <w:rPr>
            <w:color w:val="434343"/>
            <w:rtl w:val="0"/>
          </w:rPr>
          <w:t xml:space="preserve">RNXX. Para o cadastro de um setores este deve ter Nome, obrigatoriamente, e os departamentos (público-alvo) atrelados, email e a possibilidade de seleção se os membros do mesmo serão notificados por email.</w:t>
        </w:r>
      </w:ins>
    </w:p>
    <w:p w:rsidR="00000000" w:rsidDel="00000000" w:rsidP="00000000" w:rsidRDefault="00000000" w:rsidRPr="00000000" w14:paraId="00000459">
      <w:pPr>
        <w:numPr>
          <w:ilvl w:val="1"/>
          <w:numId w:val="44"/>
        </w:numPr>
        <w:spacing w:line="360" w:lineRule="auto"/>
        <w:ind w:left="1440" w:right="423.5433070866151" w:hanging="360"/>
        <w:jc w:val="both"/>
        <w:rPr>
          <w:color w:val="434343"/>
        </w:rPr>
      </w:pPr>
      <w:ins w:author="Karina Yamashita" w:id="5" w:date="2026-03-24T11:39:52Z">
        <w:r w:rsidDel="00000000" w:rsidR="00000000" w:rsidRPr="00000000">
          <w:rPr>
            <w:color w:val="434343"/>
            <w:rtl w:val="0"/>
          </w:rPr>
          <w:t xml:space="preserve">RNXX. A possibilidade de seleção se os membros do “setor” serão notificados por email será uma pergunta como: Membros do “setor” devem receber e-mail?, tendo um select de sim e não. Por padrão estará setado como sim.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1"/>
          <w:numId w:val="44"/>
        </w:numPr>
        <w:spacing w:after="0" w:afterAutospacing="0" w:line="360" w:lineRule="auto"/>
        <w:ind w:left="1440" w:right="705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RN23: Vigência/Revisão: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sistema deve permitir ao admin geral/usuário gestor definir uma data para ser notificado da revisão da versão do documento. Ex: Documento é vigente por 1 ano. 30 dias antes, o sistema notifica os usuários e cria pendência de "Revisão" automaticamente.</w:t>
      </w:r>
    </w:p>
    <w:p w:rsidR="00000000" w:rsidDel="00000000" w:rsidP="00000000" w:rsidRDefault="00000000" w:rsidRPr="00000000" w14:paraId="0000045B">
      <w:pPr>
        <w:numPr>
          <w:ilvl w:val="1"/>
          <w:numId w:val="44"/>
        </w:numPr>
        <w:spacing w:after="200" w:line="360" w:lineRule="auto"/>
        <w:ind w:left="1440" w:right="705" w:hanging="36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RN08. Reciclagem/Validade: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sistema deve permitir definir uma data de "Validade do aceite". Ex: Aceite expira em 1 ano. 30 dias antes, o sistema cria nova pendência de "Reciclagem" automaticamente.</w:t>
      </w:r>
    </w:p>
    <w:p w:rsidR="00000000" w:rsidDel="00000000" w:rsidP="00000000" w:rsidRDefault="00000000" w:rsidRPr="00000000" w14:paraId="0000045C">
      <w:pPr>
        <w:spacing w:before="200" w:lineRule="auto"/>
        <w:rPr>
          <w:rFonts w:ascii="Figtree" w:cs="Figtree" w:eastAsia="Figtree" w:hAnsi="Figtree"/>
          <w:color w:val="434343"/>
        </w:rPr>
        <w:sectPr>
          <w:headerReference r:id="rId77" w:type="default"/>
          <w:footerReference r:id="rId7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6"/>
          <w:szCs w:val="26"/>
          <w:rtl w:val="0"/>
        </w:rPr>
        <w:t xml:space="preserve">add data de lançamento // opção de agendar 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igtree" w:cs="Figtree" w:eastAsia="Figtree" w:hAnsi="Figtree"/>
          <w:color w:val="434343"/>
        </w:rPr>
        <w:sectPr>
          <w:headerReference r:id="rId79" w:type="default"/>
          <w:footerReference r:id="rId80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f2r93n7h5yrr" w:id="74"/>
      <w:bookmarkEnd w:id="74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EPXX: Visão no portal do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Title"/>
        <w:rPr>
          <w:rFonts w:ascii="Figtree ExtraBold" w:cs="Figtree ExtraBold" w:eastAsia="Figtree ExtraBold" w:hAnsi="Figtree ExtraBold"/>
          <w:b w:val="0"/>
          <w:bCs w:val="0"/>
          <w:sz w:val="44"/>
          <w:szCs w:val="44"/>
        </w:rPr>
      </w:pPr>
      <w:bookmarkStart w:colFirst="0" w:colLast="0" w:name="_t41c2yma7zy9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Title"/>
        <w:ind w:left="-566.9291338582676" w:firstLine="0"/>
        <w:rPr>
          <w:rFonts w:ascii="Figtree ExtraBold" w:cs="Figtree ExtraBold" w:eastAsia="Figtree ExtraBold" w:hAnsi="Figtree ExtraBold"/>
          <w:b w:val="0"/>
          <w:bCs w:val="0"/>
          <w:sz w:val="42"/>
          <w:szCs w:val="42"/>
          <w:highlight w:val="yellow"/>
        </w:rPr>
        <w:sectPr>
          <w:headerReference r:id="rId81" w:type="default"/>
          <w:footerReference r:id="rId82" w:type="default"/>
          <w:type w:val="nextPage"/>
          <w:pgSz w:h="16834" w:w="11909" w:orient="portrait"/>
          <w:pgMar w:bottom="1440" w:top="850.3937007874016" w:left="1440" w:right="1440" w:header="720" w:footer="720"/>
          <w:pgNumType w:start="1"/>
        </w:sectPr>
      </w:pPr>
      <w:bookmarkStart w:colFirst="0" w:colLast="0" w:name="_cktvc8510nhh" w:id="76"/>
      <w:bookmarkEnd w:id="76"/>
      <w:r w:rsidDel="00000000" w:rsidR="00000000" w:rsidRPr="00000000">
        <w:rPr>
          <w:rFonts w:ascii="Montserrat" w:cs="Montserrat" w:eastAsia="Montserrat" w:hAnsi="Montserrat"/>
          <w:sz w:val="46"/>
          <w:szCs w:val="46"/>
          <w:rtl w:val="0"/>
        </w:rPr>
        <w:t xml:space="preserve">Epic 04: Portal do Colaborador: Visualização e Gestão de Aceites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540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285"/>
        <w:tblGridChange w:id="0">
          <w:tblGrid>
            <w:gridCol w:w="2115"/>
            <w:gridCol w:w="32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#EP04-2026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Notificações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Produto/Épico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Gestão de Documentos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Status do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Em Andamento 🟠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Issue Relacionada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517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65"/>
        <w:tblGridChange w:id="0">
          <w:tblGrid>
            <w:gridCol w:w="2310"/>
            <w:gridCol w:w="2865"/>
          </w:tblGrid>
        </w:tblGridChange>
      </w:tblGrid>
      <w:tr>
        <w:trPr>
          <w:cantSplit w:val="0"/>
          <w:trHeight w:val="385.3826086956521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83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Nicole Pessoa Guimarães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84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Gian Lucca Guerreiro Chiodo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UI Designers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85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Michael Ayres da Silva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1a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09/03/2026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última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–/–/2026</w:t>
            </w:r>
          </w:p>
        </w:tc>
      </w:tr>
    </w:tbl>
    <w:p w:rsidR="00000000" w:rsidDel="00000000" w:rsidP="00000000" w:rsidRDefault="00000000" w:rsidRPr="00000000" w14:paraId="00000477">
      <w:pPr>
        <w:pStyle w:val="Heading2"/>
        <w:spacing w:after="0" w:before="0" w:lineRule="auto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  <w:sectPr>
          <w:headerReference r:id="rId86" w:type="default"/>
          <w:footerReference r:id="rId87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  <w:cols w:equalWidth="0" w:num="2">
            <w:col w:space="720" w:w="5027.570866141732"/>
            <w:col w:space="0" w:w="5027.570866141732"/>
          </w:cols>
        </w:sectPr>
      </w:pPr>
      <w:bookmarkStart w:colFirst="0" w:colLast="0" w:name="_84khkneql6oz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ew1x6l39716h" w:id="78"/>
      <w:bookmarkEnd w:id="78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💡 1. TL;DR: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00" w:lineRule="auto"/>
        <w:ind w:right="423.5433070866151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Resumo curto sobre a funcionalidade, objetivo e impacto.</w:t>
      </w:r>
    </w:p>
    <w:p w:rsidR="00000000" w:rsidDel="00000000" w:rsidP="00000000" w:rsidRDefault="00000000" w:rsidRPr="00000000" w14:paraId="0000047A">
      <w:pPr>
        <w:numPr>
          <w:ilvl w:val="0"/>
          <w:numId w:val="15"/>
        </w:numPr>
        <w:spacing w:after="200" w:line="360" w:lineRule="auto"/>
        <w:ind w:left="720" w:right="423.5433070866151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ind w:right="423.5433070866151"/>
        <w:jc w:val="both"/>
        <w:rPr>
          <w:rFonts w:ascii="Figtree" w:cs="Figtree" w:eastAsia="Figtree" w:hAnsi="Figtree"/>
          <w:sz w:val="20"/>
          <w:szCs w:val="20"/>
        </w:rPr>
      </w:pPr>
      <w:bookmarkStart w:colFirst="0" w:colLast="0" w:name="_izngsbtpfp2t" w:id="79"/>
      <w:bookmarkEnd w:id="79"/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24"/>
          <w:szCs w:val="24"/>
          <w:rtl w:val="0"/>
        </w:rPr>
        <w:t xml:space="preserve">🎨</w:t>
      </w: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rFonts w:ascii="Montserrat ExtraBold" w:cs="Montserrat ExtraBold" w:eastAsia="Montserrat ExtraBold" w:hAnsi="Montserrat ExtraBol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Links úteis: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Figma   </w:t>
      </w:r>
      <w:hyperlink r:id="rId88">
        <w:r w:rsidDel="00000000" w:rsidR="00000000" w:rsidRPr="00000000">
          <w:rPr>
            <w:rFonts w:ascii="Figtree" w:cs="Figtree" w:eastAsia="Figtree" w:hAnsi="Figtree"/>
            <w:color w:val="1155cc"/>
            <w:u w:val="single"/>
            <w:rtl w:val="0"/>
          </w:rPr>
          <w:t xml:space="preserve">Listagem de permissões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00" w:before="200" w:lineRule="auto"/>
        <w:ind w:right="423.5433070866151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spacing w:after="0" w:lineRule="auto"/>
        <w:ind w:right="423.5433070866151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b1pcqg6e31d2" w:id="80"/>
      <w:bookmarkEnd w:id="80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🖼️ 2. Fluxo e Interface: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00" w:lineRule="auto"/>
        <w:ind w:right="423.5433070866151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Mapeamento visual da jornada do usuário, diagramas de fluxo e referências de interface (prints/telas).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Fluxo 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360" w:lineRule="auto"/>
        <w:ind w:left="720" w:right="423.5433070866151" w:firstLine="0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ind w:right="423.5433070866151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Prints/Telas Chaves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360" w:lineRule="auto"/>
        <w:ind w:right="423.5433070866151"/>
        <w:jc w:val="both"/>
        <w:rPr>
          <w:rFonts w:ascii="Figtree" w:cs="Figtree" w:eastAsia="Figtree" w:hAnsi="Figtree"/>
          <w:b w:val="1"/>
          <w:bCs w:val="1"/>
          <w:color w:val="434343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360" w:lineRule="auto"/>
        <w:ind w:right="423.5433070866151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Prints/Telas Chaves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before="200" w:lineRule="auto"/>
        <w:ind w:right="423.5433070866151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📑</w:t>
      </w:r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3. Especificação Detalhada:</w:t>
        <w:br w:type="textWrapping"/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encontra as regras de negócio, comportamentos esperados, e as informações dos comportamentos esperados em resposta às interações do usuário, por cada item de entrega do projeto.</w:t>
      </w:r>
    </w:p>
    <w:p w:rsidR="00000000" w:rsidDel="00000000" w:rsidP="00000000" w:rsidRDefault="00000000" w:rsidRPr="00000000" w14:paraId="00000487">
      <w:pPr>
        <w:spacing w:before="200" w:lineRule="auto"/>
        <w:ind w:right="423.5433070866151"/>
        <w:rPr>
          <w:rFonts w:ascii="Figtree" w:cs="Figtree" w:eastAsia="Figtree" w:hAnsi="Figtree"/>
          <w:b w:val="1"/>
          <w:bCs w:val="1"/>
          <w:color w:val="434343"/>
          <w:sz w:val="24"/>
          <w:szCs w:val="2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before="200" w:lineRule="auto"/>
        <w:ind w:right="707.0078740157493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hd w:fill="d9ead3" w:val="clear"/>
          <w:rtl w:val="0"/>
        </w:rPr>
        <w:t xml:space="preserve">US 06: Trava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ffffff" w:val="clear"/>
        <w:spacing w:line="276" w:lineRule="auto"/>
        <w:ind w:left="566.9291338582675" w:right="565.2755905511822" w:firstLine="0"/>
        <w:jc w:val="center"/>
        <w:rPr>
          <w:rFonts w:ascii="Figtree" w:cs="Figtree" w:eastAsia="Figtree" w:hAnsi="Figtree"/>
          <w:i w:val="1"/>
          <w:iCs w:val="1"/>
          <w:color w:val="434343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rtl w:val="0"/>
        </w:rPr>
        <w:t xml:space="preserve">usuário gestor/admin geral,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rtl w:val="0"/>
        </w:rPr>
        <w:t xml:space="preserve"> eu quero </w:t>
      </w:r>
    </w:p>
    <w:p w:rsidR="00000000" w:rsidDel="00000000" w:rsidP="00000000" w:rsidRDefault="00000000" w:rsidRPr="00000000" w14:paraId="0000048A">
      <w:pPr>
        <w:shd w:fill="ffffff" w:val="clear"/>
        <w:spacing w:before="180" w:line="411.35999999999996" w:lineRule="auto"/>
        <w:jc w:val="both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48B">
      <w:pPr>
        <w:numPr>
          <w:ilvl w:val="0"/>
          <w:numId w:val="59"/>
        </w:numPr>
        <w:shd w:fill="ffffff" w:val="clear"/>
        <w:spacing w:after="0" w:afterAutospacing="0"/>
        <w:ind w:left="72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Critérios de Aceitação (ACs):</w:t>
      </w:r>
    </w:p>
    <w:p w:rsidR="00000000" w:rsidDel="00000000" w:rsidP="00000000" w:rsidRDefault="00000000" w:rsidRPr="00000000" w14:paraId="0000048C">
      <w:pPr>
        <w:numPr>
          <w:ilvl w:val="1"/>
          <w:numId w:val="59"/>
        </w:numPr>
        <w:spacing w:after="0" w:afterAutospacing="0" w:before="0" w:beforeAutospacing="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commentRangeStart w:id="81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AC1: Dado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que a trava de scroll está ativa,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colaborador acessar o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botão de "Aceitar" deve permanecer desabilitado até que o scroll chegue ao fim do PDF.</w:t>
      </w:r>
      <w:commentRangeEnd w:id="81"/>
      <w:r w:rsidDel="00000000" w:rsidR="00000000" w:rsidRPr="00000000">
        <w:commentReference w:id="8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numPr>
          <w:ilvl w:val="1"/>
          <w:numId w:val="59"/>
        </w:numPr>
        <w:spacing w:after="0" w:afterAutospacing="0" w:before="0" w:beforeAutospacing="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commentRangeStart w:id="82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AC2: Dado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que o tempo de leitura foi definido (ex: 60 segundos),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colaborador abrir o documento,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sistema deve iniciar um contador regressivo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manter o botão "Aceitar" desabilitado até o término do tempo.</w:t>
      </w:r>
    </w:p>
    <w:p w:rsidR="00000000" w:rsidDel="00000000" w:rsidP="00000000" w:rsidRDefault="00000000" w:rsidRPr="00000000" w14:paraId="0000048E">
      <w:pPr>
        <w:numPr>
          <w:ilvl w:val="1"/>
          <w:numId w:val="59"/>
        </w:numPr>
        <w:spacing w:after="0" w:afterAutospacing="0" w:before="0" w:beforeAutospacing="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AC3: Dado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que ambas as travas estão ativas,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quando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colaborador cumpre apenas um dos requisitos,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então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 o botão deve permanecer desabilitado, habilitando-se apenas com a satisfação de ambos.</w:t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26"/>
        </w:numPr>
        <w:shd w:fill="ffffff" w:val="clear"/>
        <w:spacing w:after="0" w:afterAutospacing="0" w:before="0" w:beforeAutospacing="0" w:line="411.35999999999996" w:lineRule="auto"/>
        <w:ind w:left="720" w:right="565.2755905511822" w:hanging="360"/>
        <w:jc w:val="both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Regras de Negócio (RN):</w:t>
      </w:r>
    </w:p>
    <w:p w:rsidR="00000000" w:rsidDel="00000000" w:rsidP="00000000" w:rsidRDefault="00000000" w:rsidRPr="00000000" w14:paraId="00000490">
      <w:pPr>
        <w:numPr>
          <w:ilvl w:val="1"/>
          <w:numId w:val="26"/>
        </w:numPr>
        <w:spacing w:after="0" w:afterAutospacing="0" w:before="0" w:beforeAutospacing="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commentRangeStart w:id="83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RN02 (Persistência do Timer):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Se o colaborador fechar o navegador antes do tempo acabar, ao retornar, o timer deve reiniciar do zero (para garantir a leitura completa) ou de onde parou (configurável via parâmetro de sistema - padrão: reiniciar).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1"/>
          <w:numId w:val="26"/>
        </w:numPr>
        <w:spacing w:after="240" w:before="0" w:beforeAutospacing="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RN03 (Feedback Visual):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Portal do Colaborador deve exibir uma mensagem clara: "Leia até o final e aguarde [X] segundos para habilitar o aceite".</w:t>
      </w:r>
      <w:commentRangeEnd w:id="83"/>
      <w:r w:rsidDel="00000000" w:rsidR="00000000" w:rsidRPr="00000000">
        <w:commentReference w:id="8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ind w:right="565.2755905511822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1"/>
          <w:numId w:val="5"/>
        </w:numPr>
        <w:spacing w:after="0" w:afterAutospacing="0" w:before="240" w:line="36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RN01 (Precisão do Scroll):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A trava de scroll é considerada "satisfeita" quando o componente de visualização de PDF enviar o gatilho de onEndReached (ou equivalente técnico que indique que a última página foi renderizada e visualizada).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1"/>
          <w:numId w:val="5"/>
        </w:numPr>
        <w:spacing w:after="0" w:afterAutospacing="0" w:before="0" w:beforeAutospacing="0" w:line="360" w:lineRule="auto"/>
        <w:ind w:left="1440" w:right="565.2755905511822" w:hanging="360"/>
        <w:rPr>
          <w:rFonts w:ascii="Figtree" w:cs="Figtree" w:eastAsia="Figtree" w:hAnsi="Figtree"/>
          <w:b w:val="1"/>
          <w:bCs w:val="1"/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RN04 (Gravação em Log): </w:t>
      </w:r>
      <w:r w:rsidDel="00000000" w:rsidR="00000000" w:rsidRPr="00000000">
        <w:rPr>
          <w:rFonts w:ascii="Figtree" w:cs="Figtree" w:eastAsia="Figtree" w:hAnsi="Figtree"/>
          <w:color w:val="434343"/>
          <w:rtl w:val="0"/>
        </w:rPr>
        <w:t xml:space="preserve">O tempo real que o colaborador permaneceu com o documento aberto deve ser registrado na trilha de auditoria (RN02 do PRD), servindo como prova jurídica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5"/>
        </w:numPr>
        <w:ind w:left="720" w:right="423.5433070866151" w:hanging="36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Performance</w:t>
      </w:r>
      <w:r w:rsidDel="00000000" w:rsidR="00000000" w:rsidRPr="00000000">
        <w:rPr>
          <w:color w:val="434343"/>
          <w:rtl w:val="0"/>
        </w:rPr>
        <w:t xml:space="preserve">: A renderização do PDF e o monitoramento do scroll não devem causar lentidão em dispositivos mobile (Mobile First).</w:t>
      </w:r>
    </w:p>
    <w:p w:rsidR="00000000" w:rsidDel="00000000" w:rsidP="00000000" w:rsidRDefault="00000000" w:rsidRPr="00000000" w14:paraId="00000496">
      <w:pPr>
        <w:numPr>
          <w:ilvl w:val="0"/>
          <w:numId w:val="5"/>
        </w:numPr>
        <w:ind w:left="720" w:right="423.5433070866151" w:hanging="360"/>
        <w:jc w:val="both"/>
        <w:rPr>
          <w:color w:val="434343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Segurança</w:t>
      </w:r>
      <w:r w:rsidDel="00000000" w:rsidR="00000000" w:rsidRPr="00000000">
        <w:rPr>
          <w:color w:val="434343"/>
          <w:rtl w:val="0"/>
        </w:rPr>
        <w:t xml:space="preserve">: O gatilho de liberação do botão "Aceitar" deve ser validado no Front-end para UX, mas o tempo de permanência deve ser computado no Back-end para evitar manipulação via console do navegador.</w:t>
      </w:r>
    </w:p>
    <w:p w:rsidR="00000000" w:rsidDel="00000000" w:rsidP="00000000" w:rsidRDefault="00000000" w:rsidRPr="00000000" w14:paraId="00000497">
      <w:pPr>
        <w:numPr>
          <w:ilvl w:val="0"/>
          <w:numId w:val="5"/>
        </w:numPr>
        <w:ind w:left="720" w:right="423.5433070866151" w:hanging="36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rtl w:val="0"/>
        </w:rPr>
        <w:t xml:space="preserve">Logs</w:t>
      </w:r>
      <w:r w:rsidDel="00000000" w:rsidR="00000000" w:rsidRPr="00000000">
        <w:rPr>
          <w:color w:val="434343"/>
          <w:rtl w:val="0"/>
        </w:rPr>
        <w:t xml:space="preserve">: Gravar o IP, User Agent e o Timestamp exato do momento em que a trava de scroll foi liberada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7cr72cs9faq0" w:id="81"/>
      <w:bookmarkEnd w:id="81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⚙️</w: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4. Requisitos Técnicos e Não-Funcionais</w:t>
      </w:r>
    </w:p>
    <w:p w:rsidR="00000000" w:rsidDel="00000000" w:rsidP="00000000" w:rsidRDefault="00000000" w:rsidRPr="00000000" w14:paraId="0000049A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Definições de performance, segurança, e restrições técnicas do sistema.</w:t>
      </w:r>
    </w:p>
    <w:p w:rsidR="00000000" w:rsidDel="00000000" w:rsidP="00000000" w:rsidRDefault="00000000" w:rsidRPr="00000000" w14:paraId="0000049B">
      <w:pPr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53"/>
        </w:numPr>
        <w:ind w:left="720" w:right="423.5433070866151" w:hanging="36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[Ex.: Performance/Segurança]:</w:t>
      </w:r>
    </w:p>
    <w:p w:rsidR="00000000" w:rsidDel="00000000" w:rsidP="00000000" w:rsidRDefault="00000000" w:rsidRPr="00000000" w14:paraId="0000049D">
      <w:pPr>
        <w:ind w:left="720" w:right="423.5433070866151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numPr>
          <w:ilvl w:val="0"/>
          <w:numId w:val="53"/>
        </w:numPr>
        <w:ind w:left="720" w:right="423.5433070866151" w:hanging="36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[Ex.: Logs]:</w:t>
      </w:r>
    </w:p>
    <w:p w:rsidR="00000000" w:rsidDel="00000000" w:rsidP="00000000" w:rsidRDefault="00000000" w:rsidRPr="00000000" w14:paraId="0000049F">
      <w:pPr>
        <w:ind w:right="423.5433070866151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spacing w:after="0" w:lineRule="auto"/>
        <w:ind w:right="423.5433070866151"/>
        <w:jc w:val="both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lx5jwqkzalp1" w:id="82"/>
      <w:bookmarkEnd w:id="82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✏️ 5. O que NÃO será feito (Out of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Listagem de funcionalidades e cenários explicitamente excluídos desta entrega para evitar aumento de escopo.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numPr>
          <w:ilvl w:val="0"/>
          <w:numId w:val="16"/>
        </w:numPr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Versionamento, vigência, recorrência de aceite, tela de scroll, tempo de leitura. Por enquanto todos os documentos se enquadram na categoria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 ciência e sem aceite.</w:t>
      </w:r>
    </w:p>
    <w:p w:rsidR="00000000" w:rsidDel="00000000" w:rsidP="00000000" w:rsidRDefault="00000000" w:rsidRPr="00000000" w14:paraId="000004A3">
      <w:pPr>
        <w:numPr>
          <w:ilvl w:val="0"/>
          <w:numId w:val="16"/>
        </w:numPr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Gestão de templates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ind w:right="423.5433070866151"/>
        <w:rPr>
          <w:rFonts w:ascii="Montserrat ExtraBold" w:cs="Montserrat ExtraBold" w:eastAsia="Montserrat ExtraBold" w:hAnsi="Montserrat ExtraBold"/>
          <w:b w:val="1"/>
          <w:bCs w:val="1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ℹ️ 6. Informações Adicionais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00" w:line="240" w:lineRule="auto"/>
        <w:ind w:right="423.5433070866151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  <w:br w:type="textWrapping"/>
      </w:r>
    </w:p>
    <w:p w:rsidR="00000000" w:rsidDel="00000000" w:rsidP="00000000" w:rsidRDefault="00000000" w:rsidRPr="00000000" w14:paraId="000004A6">
      <w:pPr>
        <w:spacing w:before="200" w:lineRule="auto"/>
        <w:ind w:right="423.543307086615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documentos serão divididos em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duas categorias: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numPr>
          <w:ilvl w:val="0"/>
          <w:numId w:val="7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ADESÃO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u w:val="single"/>
          <w:rtl w:val="0"/>
        </w:rPr>
        <w:t xml:space="preserve">com versionamento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(Políticas e Procedimentos)</w:t>
      </w:r>
    </w:p>
    <w:p w:rsidR="00000000" w:rsidDel="00000000" w:rsidP="00000000" w:rsidRDefault="00000000" w:rsidRPr="00000000" w14:paraId="000004A8">
      <w:pPr>
        <w:numPr>
          <w:ilvl w:val="1"/>
          <w:numId w:val="7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 aceite (Li e concordo ou ciente; com/sem recorrência de aceite) - Políticas, termo de confidencialidade, termo LGPD, plano de continuidade de negócios, diretrizes, dresscode</w:t>
      </w:r>
    </w:p>
    <w:p w:rsidR="00000000" w:rsidDel="00000000" w:rsidP="00000000" w:rsidRDefault="00000000" w:rsidRPr="00000000" w14:paraId="000004A9">
      <w:pPr>
        <w:numPr>
          <w:ilvl w:val="1"/>
          <w:numId w:val="7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Sem aceite (Manuais, procedimentos, cartilhas)</w:t>
      </w:r>
    </w:p>
    <w:p w:rsidR="00000000" w:rsidDel="00000000" w:rsidP="00000000" w:rsidRDefault="00000000" w:rsidRPr="00000000" w14:paraId="000004AA">
      <w:pPr>
        <w:numPr>
          <w:ilvl w:val="0"/>
          <w:numId w:val="7"/>
        </w:numPr>
        <w:spacing w:line="360" w:lineRule="auto"/>
        <w:ind w:left="72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 CIÊNCIA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u w:val="single"/>
          <w:rtl w:val="0"/>
        </w:rPr>
        <w:t xml:space="preserve">sem versionamento; one-time; estático; específico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(Documentos gerais)</w:t>
      </w:r>
    </w:p>
    <w:p w:rsidR="00000000" w:rsidDel="00000000" w:rsidP="00000000" w:rsidRDefault="00000000" w:rsidRPr="00000000" w14:paraId="000004AB">
      <w:pPr>
        <w:numPr>
          <w:ilvl w:val="1"/>
          <w:numId w:val="7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 aceite (premiação anual, termos de equipamentos, uso de armários, solicitação de vale transporte, credencial de acesso do estacionamento, medidas disciplinares (individual).</w:t>
      </w:r>
    </w:p>
    <w:p w:rsidR="00000000" w:rsidDel="00000000" w:rsidP="00000000" w:rsidRDefault="00000000" w:rsidRPr="00000000" w14:paraId="000004AC">
      <w:pPr>
        <w:numPr>
          <w:ilvl w:val="1"/>
          <w:numId w:val="7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Sem aceite (comunicação, atas de governança interna, aviso de férias, mudança de horários)</w:t>
      </w:r>
    </w:p>
    <w:p w:rsidR="00000000" w:rsidDel="00000000" w:rsidP="00000000" w:rsidRDefault="00000000" w:rsidRPr="00000000" w14:paraId="000004AD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before="200" w:lineRule="auto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sectPr>
          <w:headerReference r:id="rId89" w:type="default"/>
          <w:footerReference r:id="rId90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Figtree" w:cs="Figtree" w:eastAsia="Figtree" w:hAnsi="Figtree"/>
          <w:b w:val="1"/>
          <w:bCs w:val="1"/>
          <w:color w:val="434343"/>
          <w:sz w:val="26"/>
          <w:szCs w:val="26"/>
        </w:rPr>
        <w:sectPr>
          <w:headerReference r:id="rId91" w:type="default"/>
          <w:footerReference r:id="rId92" w:type="default"/>
          <w:type w:val="nextPage"/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9mwqzxk49be4" w:id="83"/>
      <w:bookmarkEnd w:id="83"/>
      <w:r w:rsidDel="00000000" w:rsidR="00000000" w:rsidRPr="00000000">
        <w:rPr>
          <w:rFonts w:ascii="Teko" w:cs="Teko" w:eastAsia="Teko" w:hAnsi="Teko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PRD com comentários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Title"/>
        <w:rPr>
          <w:rFonts w:ascii="Figtree ExtraBold" w:cs="Figtree ExtraBold" w:eastAsia="Figtree ExtraBold" w:hAnsi="Figtree ExtraBold"/>
          <w:b w:val="0"/>
          <w:bCs w:val="0"/>
          <w:sz w:val="42"/>
          <w:szCs w:val="42"/>
        </w:rPr>
        <w:sectPr>
          <w:headerReference r:id="rId93" w:type="default"/>
          <w:footerReference r:id="rId94" w:type="default"/>
          <w:type w:val="nextPage"/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wvh032xnh55c" w:id="84"/>
      <w:bookmarkEnd w:id="84"/>
      <w:r w:rsidDel="00000000" w:rsidR="00000000" w:rsidRPr="00000000">
        <w:rPr>
          <w:rFonts w:ascii="Figtree ExtraBold" w:cs="Figtree ExtraBold" w:eastAsia="Figtree ExtraBold" w:hAnsi="Figtree ExtraBold"/>
          <w:b w:val="0"/>
          <w:bCs w:val="0"/>
          <w:sz w:val="44"/>
          <w:szCs w:val="44"/>
          <w:rtl w:val="0"/>
        </w:rPr>
        <w:t xml:space="preserve">   </w:t>
      </w:r>
      <w:r w:rsidDel="00000000" w:rsidR="00000000" w:rsidRPr="00000000">
        <w:rPr>
          <w:rFonts w:ascii="Figtree ExtraBold" w:cs="Figtree ExtraBold" w:eastAsia="Figtree ExtraBold" w:hAnsi="Figtree ExtraBold"/>
          <w:b w:val="0"/>
          <w:bCs w:val="0"/>
          <w:sz w:val="44"/>
          <w:szCs w:val="44"/>
          <w:rtl w:val="0"/>
        </w:rPr>
        <w:t xml:space="preserve">PRD - Product Requirements Document 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541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3285"/>
        <w:tblGridChange w:id="0">
          <w:tblGrid>
            <w:gridCol w:w="2130"/>
            <w:gridCol w:w="32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#PRD002-2026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Plataforma de Gestão de Documentos e Aceites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Produto/Épico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Figtree" w:cs="Figtree" w:eastAsia="Figtree" w:hAnsi="Figtree"/>
                <w:sz w:val="20"/>
                <w:szCs w:val="20"/>
              </w:rPr>
            </w:pPr>
            <w:r w:rsidDel="00000000" w:rsidR="00000000" w:rsidRPr="00000000">
              <w:rPr>
                <w:rFonts w:ascii="Figtree" w:cs="Figtree" w:eastAsia="Figtree" w:hAnsi="Figtree"/>
                <w:sz w:val="20"/>
                <w:szCs w:val="20"/>
                <w:rtl w:val="0"/>
              </w:rPr>
              <w:t xml:space="preserve">Gestão de Aceites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Status do documento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 Andamento 🟠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Issue Relacionada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517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65"/>
        <w:tblGridChange w:id="0">
          <w:tblGrid>
            <w:gridCol w:w="2310"/>
            <w:gridCol w:w="2865"/>
          </w:tblGrid>
        </w:tblGridChange>
      </w:tblGrid>
      <w:tr>
        <w:trPr>
          <w:cantSplit w:val="0"/>
          <w:trHeight w:val="385.3826086956521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95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Gian Lucca Guerreiro Chiodo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Nicole Guimarães</w:t>
            </w:r>
          </w:p>
        </w:tc>
      </w:tr>
      <w:tr>
        <w:trPr>
          <w:cantSplit w:val="0"/>
          <w:trHeight w:val="463.6363636363636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UI Designers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96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Júlia Ghidini Chrestani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1a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09/12/2025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right"/>
              <w:rPr>
                <w:rFonts w:ascii="Figtree" w:cs="Figtree" w:eastAsia="Figtree" w:hAnsi="Figtre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sz w:val="18"/>
                <w:szCs w:val="18"/>
                <w:rtl w:val="0"/>
              </w:rPr>
              <w:t xml:space="preserve">Data da última 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06/02/2026</w:t>
            </w:r>
          </w:p>
        </w:tc>
      </w:tr>
    </w:tbl>
    <w:p w:rsidR="00000000" w:rsidDel="00000000" w:rsidP="00000000" w:rsidRDefault="00000000" w:rsidRPr="00000000" w14:paraId="000004C9">
      <w:pPr>
        <w:pStyle w:val="Heading2"/>
        <w:spacing w:after="0" w:before="0" w:lineRule="auto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  <w:sectPr>
          <w:headerReference r:id="rId97" w:type="default"/>
          <w:type w:val="continuous"/>
          <w:pgSz w:h="16834" w:w="11909" w:orient="portrait"/>
          <w:pgMar w:bottom="566.9291338582677" w:top="566.9291338582677" w:left="566.9291338582677" w:right="566.9291338582677" w:header="720" w:footer="720"/>
          <w:cols w:equalWidth="0" w:num="2">
            <w:col w:space="720" w:w="5027.570866141732"/>
            <w:col w:space="0" w:w="5027.570866141732"/>
          </w:cols>
        </w:sectPr>
      </w:pPr>
      <w:bookmarkStart w:colFirst="0" w:colLast="0" w:name="_j64ri9r2qbyk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a0s5d4fm0ipu" w:id="86"/>
      <w:bookmarkEnd w:id="86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💡 1. TL;DR: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00" w:lineRule="auto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Resumo curto sobre a funcionalidade, objetivo e impacto.</w:t>
      </w:r>
    </w:p>
    <w:p w:rsidR="00000000" w:rsidDel="00000000" w:rsidP="00000000" w:rsidRDefault="00000000" w:rsidRPr="00000000" w14:paraId="000004CC">
      <w:pPr>
        <w:rPr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Desenvolvimento de um novo produto integrado ao Ecossistema Contato Seguro para gerenciar 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ciclo de vida de documentos corporativos,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políticas (criação, versão, distribuição 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), termos, procedimentos e cartilhas (criação, versão e distribuição).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 objetivos são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otimizar a gestão de documentos internos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conferindo mais eficiência à operação do cliente;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oferecer blindagem jurídica,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ao permitir que a empresa prove juridicamente a ciência do colaborador sobre as normas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; 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desburocratizar o processo de auditoria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garantindo que a empresa esteja sempre auditável ao fornecer relatórios em tempo real.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ym5k9qaivfl" w:id="87"/>
      <w:bookmarkEnd w:id="87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🫤 2. Problema: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00" w:lineRule="auto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Qual(is) o(s) problema(s) que estamos tentando resolver?</w:t>
      </w:r>
    </w:p>
    <w:p w:rsidR="00000000" w:rsidDel="00000000" w:rsidP="00000000" w:rsidRDefault="00000000" w:rsidRPr="00000000" w14:paraId="000004CF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Ineficiência operacional: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Carga cognitiva excessiva das áreas responsáveis; descentralização de documentos, planilhas e processos manuais; falta de conhecimento e/ou maturidade para redação dos próprios documentos; processos de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de documentos extremamente burocráticos. </w:t>
      </w:r>
    </w:p>
    <w:p w:rsidR="00000000" w:rsidDel="00000000" w:rsidP="00000000" w:rsidRDefault="00000000" w:rsidRPr="00000000" w14:paraId="000004D0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Vulnerabilidade jurídica: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possibilidade de passivos trabalhistas por falta de provas em auditorias (dificuldade em provar em juízo que o colaborador "João" aceitou a "Versão 2.1" da política na data "X"), risco de terceiros e uso de documentos obsoletos.   </w:t>
      </w:r>
    </w:p>
    <w:p w:rsidR="00000000" w:rsidDel="00000000" w:rsidP="00000000" w:rsidRDefault="00000000" w:rsidRPr="00000000" w14:paraId="000004D2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Gestão fragmentada de riscos corporativos: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desconexão entre gestão de políticas internas, denúncias e colaboradores, que geram pontos cegos operacionais e aumentam a vulnerabilidade dos clientes.</w:t>
      </w:r>
    </w:p>
    <w:p w:rsidR="00000000" w:rsidDel="00000000" w:rsidP="00000000" w:rsidRDefault="00000000" w:rsidRPr="00000000" w14:paraId="000004D4">
      <w:pPr>
        <w:spacing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spacing w:after="0" w:lineRule="auto"/>
        <w:rPr/>
      </w:pPr>
      <w:bookmarkStart w:colFirst="0" w:colLast="0" w:name="_ycemdxw5iyth" w:id="88"/>
      <w:bookmarkEnd w:id="88"/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🎯 </w:t>
      </w:r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3. Objetivos: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  <w:t xml:space="preserve">Objetivos de Negócios (V1)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Aumentar o LTV (Lifetime Value)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dos clientes atuais através do cross-sell do novo produto.</w:t>
      </w:r>
    </w:p>
    <w:p w:rsidR="00000000" w:rsidDel="00000000" w:rsidP="00000000" w:rsidRDefault="00000000" w:rsidRPr="00000000" w14:paraId="000004D8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Criar barreira de saída (Lock-in)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ao tornar a Contato Seguro a guardiã do histórico de conformidade do cliente.</w:t>
      </w:r>
    </w:p>
    <w:p w:rsidR="00000000" w:rsidDel="00000000" w:rsidP="00000000" w:rsidRDefault="00000000" w:rsidRPr="00000000" w14:paraId="000004D9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Otimizar a gestão de documentos internos,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conferindo mais eficiência à operação do cliente;</w:t>
      </w:r>
    </w:p>
    <w:p w:rsidR="00000000" w:rsidDel="00000000" w:rsidP="00000000" w:rsidRDefault="00000000" w:rsidRPr="00000000" w14:paraId="000004DA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Oferecer "blindagem jurídica"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robusta para os clientes contra processos trabalhistas baseados em desconhecimento de regras;</w:t>
      </w:r>
    </w:p>
    <w:p w:rsidR="00000000" w:rsidDel="00000000" w:rsidP="00000000" w:rsidRDefault="00000000" w:rsidRPr="00000000" w14:paraId="000004DB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Desburocratizar o processo de auditoria,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garantindo que a empresa esteja sempre auditável.</w:t>
      </w:r>
    </w:p>
    <w:p w:rsidR="00000000" w:rsidDel="00000000" w:rsidP="00000000" w:rsidRDefault="00000000" w:rsidRPr="00000000" w14:paraId="000004DC">
      <w:pPr>
        <w:ind w:left="720" w:firstLine="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Objetivos do Usuário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3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Otimizar o fluxo de criação, atualização, envio e aceite de documentos;</w:t>
      </w:r>
    </w:p>
    <w:p w:rsidR="00000000" w:rsidDel="00000000" w:rsidP="00000000" w:rsidRDefault="00000000" w:rsidRPr="00000000" w14:paraId="000004DF">
      <w:pPr>
        <w:numPr>
          <w:ilvl w:val="0"/>
          <w:numId w:val="3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Ter visibilidade dos status de aceite e pendências dos documentos e dos colaboradores;</w:t>
      </w:r>
    </w:p>
    <w:p w:rsidR="00000000" w:rsidDel="00000000" w:rsidP="00000000" w:rsidRDefault="00000000" w:rsidRPr="00000000" w14:paraId="000004E0">
      <w:pPr>
        <w:numPr>
          <w:ilvl w:val="0"/>
          <w:numId w:val="3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Obter facilmente relatórios de auditoria detalhados, em tempo real.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Não-Objetivos (Non Goals) - (V1)</w:t>
      </w:r>
    </w:p>
    <w:p w:rsidR="00000000" w:rsidDel="00000000" w:rsidP="00000000" w:rsidRDefault="00000000" w:rsidRPr="00000000" w14:paraId="000004E3">
      <w:pPr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Não é uma plataforma de assinatura de documentos (como DocuSign) – o foco é o aceite interno de normas e procedimentos (B2E), sem assinaturas.</w:t>
      </w:r>
    </w:p>
    <w:p w:rsidR="00000000" w:rsidDel="00000000" w:rsidP="00000000" w:rsidRDefault="00000000" w:rsidRPr="00000000" w14:paraId="000004E5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Não age no ciclo de vida de document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contratuais, como contratos comerciais ou de colaboradores, assinaturas de vendas ou documentos jurídicos bilaterais; armazenamento de notas fiscais, comprovantes financeiros ou obrigações acessórias tributárias - o foco é a documentação normativa (procedimentos, políticas, termos, cartilhas), documentos administrativos (termos de equipamentos, cartas de estacionamento, uso de armários) e comunicados.</w:t>
      </w:r>
    </w:p>
    <w:p w:rsidR="00000000" w:rsidDel="00000000" w:rsidP="00000000" w:rsidRDefault="00000000" w:rsidRPr="00000000" w14:paraId="000004E6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Editor de texto nativo online (feature de V2).</w:t>
      </w:r>
    </w:p>
    <w:p w:rsidR="00000000" w:rsidDel="00000000" w:rsidP="00000000" w:rsidRDefault="00000000" w:rsidRPr="00000000" w14:paraId="000004E7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Integração com </w:t>
      </w:r>
      <w:hyperlink r:id="rId98">
        <w:r w:rsidDel="00000000" w:rsidR="00000000" w:rsidRPr="00000000">
          <w:rPr>
            <w:rFonts w:ascii="Figtree" w:cs="Figtree" w:eastAsia="Figtree" w:hAnsi="Figtree"/>
            <w:color w:val="1155cc"/>
            <w:sz w:val="20"/>
            <w:szCs w:val="20"/>
            <w:u w:val="single"/>
            <w:rtl w:val="0"/>
          </w:rPr>
          <w:t xml:space="preserve">Gov.br</w:t>
        </w:r>
      </w:hyperlink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para assinatura digital (feature de V2).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v6i013fj8j1h" w:id="89"/>
      <w:bookmarkEnd w:id="89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⚠️4. Riscos do Projeto:</w:t>
      </w:r>
    </w:p>
    <w:p w:rsidR="00000000" w:rsidDel="00000000" w:rsidP="00000000" w:rsidRDefault="00000000" w:rsidRPr="00000000" w14:paraId="000004EB">
      <w:pPr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seção, você encontrará os riscos envolvidos e relacionados ao projeto, as viabilidades testadas, cenários criados e as formas de mitigar ou contornar tais situações de risco.</w:t>
        <w:br w:type="textWrapping"/>
        <w:br w:type="textWrapping"/>
      </w:r>
      <w:r w:rsidDel="00000000" w:rsidR="00000000" w:rsidRPr="00000000">
        <w:rPr>
          <w:rtl w:val="0"/>
        </w:rPr>
        <w:t xml:space="preserve">Riscos de Negócios / Usuário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Validade Jurídica e Motivação da Alteração (Súmula 51 TST):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Risco de a ferramenta não respeitar o "direito adquirido" ao atualizar normas.</w:t>
      </w:r>
    </w:p>
    <w:p w:rsidR="00000000" w:rsidDel="00000000" w:rsidP="00000000" w:rsidRDefault="00000000" w:rsidRPr="00000000" w14:paraId="000004ED">
      <w:pPr>
        <w:numPr>
          <w:ilvl w:val="1"/>
          <w:numId w:val="40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</w:t>
      </w:r>
      <w:commentRangeStart w:id="84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controle de versão rigoroso e "vigência temporal" no banco de dados</w:t>
      </w:r>
      <w:commentRangeEnd w:id="84"/>
      <w:r w:rsidDel="00000000" w:rsidR="00000000" w:rsidRPr="00000000">
        <w:commentReference w:id="84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garantindo que versões antigas permaneçam acessíveis para consulta histórica, mas inativas para novos aceites.  A exigência de indicar os motivos/mudanças a cada versão fortalece a defesa da empresa em casos de alteração contratual. Se uma empresa remove um benefício e o colaborador alega desconhecimento, o log de "Motivo da Versão" serve como evidência da intenção administrativa e da transparência da mudança, auxiliando na mitigação de riscos relacionados à Súmula 51 do TST.</w:t>
      </w:r>
    </w:p>
    <w:p w:rsidR="00000000" w:rsidDel="00000000" w:rsidP="00000000" w:rsidRDefault="00000000" w:rsidRPr="00000000" w14:paraId="000004EE">
      <w:pPr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Adoção baixa: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Clientes acharem complexo migrar documentos.</w:t>
      </w:r>
    </w:p>
    <w:p w:rsidR="00000000" w:rsidDel="00000000" w:rsidP="00000000" w:rsidRDefault="00000000" w:rsidRPr="00000000" w14:paraId="000004F0">
      <w:pPr>
        <w:numPr>
          <w:ilvl w:val="1"/>
          <w:numId w:val="40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 </w:t>
      </w:r>
      <w:commentRangeStart w:id="85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Importador em massa de PDFs + usuários na fase de setup</w:t>
      </w:r>
      <w:commentRangeEnd w:id="85"/>
      <w:r w:rsidDel="00000000" w:rsidR="00000000" w:rsidRPr="00000000">
        <w:commentReference w:id="85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F1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Risco de "Spam":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Excesso de notificações via WhatsApp pode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gerar bloqueio da conta Business da CS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ou irritação do usuário.</w:t>
      </w:r>
    </w:p>
    <w:p w:rsidR="00000000" w:rsidDel="00000000" w:rsidP="00000000" w:rsidRDefault="00000000" w:rsidRPr="00000000" w14:paraId="000004F3">
      <w:pPr>
        <w:numPr>
          <w:ilvl w:val="1"/>
          <w:numId w:val="40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configurações para o Gestor desabilitar notificações de atualização se desejar.</w:t>
      </w:r>
    </w:p>
    <w:p w:rsidR="00000000" w:rsidDel="00000000" w:rsidP="00000000" w:rsidRDefault="00000000" w:rsidRPr="00000000" w14:paraId="000004F4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Contestações em massa: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Colaboradores utilizarem a função de "Contestação" como forma de protesto sem fundamento.</w:t>
      </w:r>
    </w:p>
    <w:p w:rsidR="00000000" w:rsidDel="00000000" w:rsidP="00000000" w:rsidRDefault="00000000" w:rsidRPr="00000000" w14:paraId="000004F6">
      <w:pPr>
        <w:numPr>
          <w:ilvl w:val="1"/>
          <w:numId w:val="40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Tornar o campo "Justificativa" obrigatório e audível em caso de contestação.</w:t>
      </w:r>
    </w:p>
    <w:p w:rsidR="00000000" w:rsidDel="00000000" w:rsidP="00000000" w:rsidRDefault="00000000" w:rsidRPr="00000000" w14:paraId="000004F7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"Li e não li":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Colaboradores clicarem em "Aceitar" sem ler.</w:t>
      </w:r>
    </w:p>
    <w:p w:rsidR="00000000" w:rsidDel="00000000" w:rsidP="00000000" w:rsidRDefault="00000000" w:rsidRPr="00000000" w14:paraId="000004F9">
      <w:pPr>
        <w:numPr>
          <w:ilvl w:val="1"/>
          <w:numId w:val="40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Implementar "Travas de Leitura" (Scroll obrigatório até o fim + Timer mínimo de permanência na página)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FA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Risco de Justificativas genéricas: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Usuários inserindo "ajustes" no campo obrigatório.</w:t>
      </w:r>
    </w:p>
    <w:p w:rsidR="00000000" w:rsidDel="00000000" w:rsidP="00000000" w:rsidRDefault="00000000" w:rsidRPr="00000000" w14:paraId="000004FC">
      <w:pPr>
        <w:numPr>
          <w:ilvl w:val="1"/>
          <w:numId w:val="40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um helper de texto ou contador de caracteres mínimo para incentivar descrições mais ricas, além de templates de justificativa (ex: "Adequação Legal", "Correção Ortográfica")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numPr>
          <w:ilvl w:val="0"/>
          <w:numId w:val="4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Risco de Desorganização da Classificação: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Usuários criarem classificações redundantes (ex: "Política" e "Políticas").</w:t>
      </w:r>
    </w:p>
    <w:p w:rsidR="00000000" w:rsidDel="00000000" w:rsidP="00000000" w:rsidRDefault="00000000" w:rsidRPr="00000000" w14:paraId="000004FF">
      <w:pPr>
        <w:numPr>
          <w:ilvl w:val="1"/>
          <w:numId w:val="40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Mitigação: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Restringir o CRUD de Classificações apenas ao perfil de Admin Geral ou Gestor de Conteúdo Sênior, mantendo a padronização.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spacing w:after="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1shxw5ivxlev" w:id="90"/>
      <w:bookmarkEnd w:id="90"/>
      <w:r w:rsidDel="00000000" w:rsidR="00000000" w:rsidRPr="00000000"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  <w:rtl w:val="0"/>
        </w:rPr>
        <w:t xml:space="preserve">🔭 5. Product Discovery: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seção, você encontrará os detalhes de nossa pesquisa de Product Discovery, incluindo o problema validado, o perfil dos usuários, os principais insights e as decisões estratégicas que fundamentam este projeto.</w:t>
        <w:br w:type="textWrapping"/>
        <w:br w:type="textWrapping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pesquisa de mercado indicou que grandes players globais (NAVEX, EQS) já integram Policies + Whistleblowing. No Brasil, há uma lacuna de soluções que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combinem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 validade jurídica da MP 2.200-2/2001 (assinatura eletrônica simples/avançada) com a gestão humanizada do RH. </w:t>
      </w:r>
    </w:p>
    <w:p w:rsidR="00000000" w:rsidDel="00000000" w:rsidP="00000000" w:rsidRDefault="00000000" w:rsidRPr="00000000" w14:paraId="00000504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segregação departamental permite que a Contato Seguro atenda holdings e grupos multi-empresas, onde a autonomia administrativa é um requisito de segurança da informação.</w:t>
      </w:r>
    </w:p>
    <w:tbl>
      <w:tblPr>
        <w:tblStyle w:val="Table23"/>
        <w:tblW w:w="10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565"/>
        <w:gridCol w:w="2850"/>
        <w:gridCol w:w="3165"/>
        <w:tblGridChange w:id="0">
          <w:tblGrid>
            <w:gridCol w:w="2010"/>
            <w:gridCol w:w="2565"/>
            <w:gridCol w:w="2850"/>
            <w:gridCol w:w="31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6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A">
            <w:pPr>
              <w:spacing w:line="342.85714285714283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Atributo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B">
            <w:pPr>
              <w:spacing w:line="342.85714285714283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Status Atual (Mercado Brasileiro)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C">
            <w:pPr>
              <w:spacing w:line="342.85714285714283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Proposta Contato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D">
            <w:pPr>
              <w:spacing w:line="342.85714285714283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Diferencial Competitivo 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E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Integridade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F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Assinaturas manuais ou digitais isoladas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0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commentRangeStart w:id="86"/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Logs de IP, Timestamp e User Agent </w:t>
            </w:r>
            <w:commentRangeEnd w:id="86"/>
            <w:r w:rsidDel="00000000" w:rsidR="00000000" w:rsidRPr="00000000">
              <w:commentReference w:id="8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1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Armazenamento WORM e Ledger Imutável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2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Monetização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3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Venda de licenças por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4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Modelo híbrido: Licenciamento +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Kits de Templates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5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Monetização de consultoria jurídica/MKT via plataforma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6">
            <w:pPr>
              <w:spacing w:line="342.85714285714283" w:lineRule="auto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Governança Descentralizada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7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Acesso "tudo ou nada" (All-or-nothing)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8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Gestão centralizada por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9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Segregação por Departamento / Comitês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Centralização de versões com motivo de alteração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B">
            <w:pPr>
              <w:spacing w:line="342.85714285714283" w:lineRule="auto"/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Taxonomia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C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Dificuldade de gerenciar a tipologia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D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Classificação dinâmica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E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Tags Dinâmicas para Indicadores de GRC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F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Figtree" w:cs="Figtree" w:eastAsia="Figtree" w:hAnsi="Figtree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color w:val="434343"/>
          <w:sz w:val="20"/>
          <w:szCs w:val="20"/>
        </w:rPr>
      </w:pPr>
      <w:hyperlink r:id="rId99">
        <w:r w:rsidDel="00000000" w:rsidR="00000000" w:rsidRPr="00000000">
          <w:rPr>
            <w:rFonts w:ascii="Figtree" w:cs="Figtree" w:eastAsia="Figtree" w:hAnsi="Figtree"/>
            <w:color w:val="0000ee"/>
            <w:u w:val="single"/>
            <w:rtl w:val="0"/>
          </w:rPr>
          <w:t xml:space="preserve">Research</w:t>
        </w:r>
      </w:hyperlink>
      <w:r w:rsidDel="00000000" w:rsidR="00000000" w:rsidRPr="00000000">
        <w:rPr>
          <w:rFonts w:ascii="Figtree" w:cs="Figtree" w:eastAsia="Figtree" w:hAnsi="Figtree"/>
          <w:color w:val="434343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Montserrat ExtraBold" w:cs="Montserrat ExtraBold" w:eastAsia="Montserrat ExtraBold" w:hAnsi="Montserrat ExtraBold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📚 6. User Stories: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Uma história de usuário é uma descrição curta, informal e em linguagem simples de alguma funcionalidade de um sistema sob o ponto de vista do usuário. Expresse as Histórias de Usuário na tabela abaixo no formato “persona + necessidade + propósito”. Crie tantas histórias quanto necessário para descrever a pleno o item a ser desenvolvido.</w:t>
      </w:r>
    </w:p>
    <w:p w:rsidR="00000000" w:rsidDel="00000000" w:rsidP="00000000" w:rsidRDefault="00000000" w:rsidRPr="00000000" w14:paraId="00000524">
      <w:pPr>
        <w:spacing w:after="200" w:line="240" w:lineRule="auto"/>
        <w:jc w:val="both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ADMIN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US-01: Gestão de Perfis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ind w:left="720" w:firstLine="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Admin Geral,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criar e associar gestores e visualizadores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 departamentos específicos,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que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eu possa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delegar a responsabilidade da conformidade documental para as lideranças de cada comitê ou área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acessar Configurações, consigo criar perfis (admin geral, gestor de departamento, coordenador) e associá-los aos departamentos da minha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admin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geral pode editar ou remover os perfis criados. </w: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US-02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: Gestão de Classificações de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ind w:left="720" w:firstLine="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Admin Geral,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criar, editar e remover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Classificações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(Políticas, Termos, etc.),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que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eu possa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organizar o repositório, facilitar auditorias 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extrair indicadores específicos por tipo de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Dado que sou admin geral,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quando clico em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Configurações &gt; Gestão de Classificações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então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visualizarei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uma tabela com as classificações existentes e terei as opções de criar/editar/remover classificações. </w:t>
      </w:r>
    </w:p>
    <w:p w:rsidR="00000000" w:rsidDel="00000000" w:rsidP="00000000" w:rsidRDefault="00000000" w:rsidRPr="00000000" w14:paraId="00000530">
      <w:pPr>
        <w:numPr>
          <w:ilvl w:val="1"/>
          <w:numId w:val="37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tabela deverá conter o nome das classificações, a quantidade de documentos vinculados a cada uma delas e</w:t>
      </w:r>
      <w:commentRangeStart w:id="87"/>
      <w:commentRangeStart w:id="88"/>
      <w:commentRangeStart w:id="89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uma observação explicando o que é a classificação</w:t>
      </w:r>
      <w:commentRangeEnd w:id="87"/>
      <w:r w:rsidDel="00000000" w:rsidR="00000000" w:rsidRPr="00000000">
        <w:commentReference w:id="87"/>
      </w:r>
      <w:commentRangeEnd w:id="88"/>
      <w:r w:rsidDel="00000000" w:rsidR="00000000" w:rsidRPr="00000000">
        <w:commentReference w:id="88"/>
      </w:r>
      <w:commentRangeEnd w:id="89"/>
      <w:r w:rsidDel="00000000" w:rsidR="00000000" w:rsidRPr="00000000">
        <w:commentReference w:id="89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531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3: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Ao clicar em criar ou editar classificação, deverá abrir os campos obrigatórios “nome” e “observação”. Após o preenchimento desses campos, o usuário admin clicará no botão “criar” ou “atualizar” e então a mudança será atualizada para todos os usuários. </w:t>
      </w:r>
    </w:p>
    <w:p w:rsidR="00000000" w:rsidDel="00000000" w:rsidP="00000000" w:rsidRDefault="00000000" w:rsidRPr="00000000" w14:paraId="00000532">
      <w:pPr>
        <w:numPr>
          <w:ilvl w:val="1"/>
          <w:numId w:val="37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4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: A classificação deve ser vinculada com o tipo de documento (informativo/não informativo)</w:t>
      </w:r>
    </w:p>
    <w:p w:rsidR="00000000" w:rsidDel="00000000" w:rsidP="00000000" w:rsidRDefault="00000000" w:rsidRPr="00000000" w14:paraId="00000533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00" w:line="240" w:lineRule="auto"/>
        <w:jc w:val="both"/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USUÁRIO GESTOR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US-01: Gestão e compra de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ind w:left="720" w:firstLine="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usuário gestor/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geral,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adquirir templates de documentos prontos dentro da plataforma,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que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eu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não precise redigir políticas do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No setup ou menu "Novo documento", deve haver a opção "Usar Template da Contato Seguro".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selecionar, deve abrir um Modal de Vendas/Contratação (se não incluso no plano).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3: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template deve ser carregado como rascunho permitindo upload do PDF final customizado.</w: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Sempre em word para permitir a edição do usuário fora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00" w:line="240" w:lineRule="auto"/>
        <w:jc w:val="both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US-02: Versionamento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Rule="auto"/>
        <w:ind w:left="720" w:firstLine="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usuário gestor/admin geral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eu quero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criar uma nova versão de uma política existente dentro do mesmo registro mestre e justificar a mudança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para que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eu consiga manter o histórico consolidado e justificar legalmente o porquê de uma norma ter sido alterada (ex: adequação à nova lei)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36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1"/>
          <w:numId w:val="36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Dado que tenho uma política "Ativa", ao clicar em "Nova Versão", o sistema deve criar um versionamento incrementando o número da versão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(v1.0 -&gt; v2.0)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1"/>
          <w:numId w:val="36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Quando a nova versão for publicada, a versão anterior deve passar para status "Arquivada" automaticamente, mas seus logs de aceite devem ser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numPr>
          <w:ilvl w:val="1"/>
          <w:numId w:val="36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3: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exigir uma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"Data de início de vigência"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numPr>
          <w:ilvl w:val="1"/>
          <w:numId w:val="36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4: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O envio de notificações em casos de nova versão de um mesmo documento será opcional.</w:t>
        <w:br w:type="textWrapping"/>
      </w:r>
    </w:p>
    <w:p w:rsidR="00000000" w:rsidDel="00000000" w:rsidP="00000000" w:rsidRDefault="00000000" w:rsidRPr="00000000" w14:paraId="00000547">
      <w:pPr>
        <w:numPr>
          <w:ilvl w:val="0"/>
          <w:numId w:val="36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numPr>
          <w:ilvl w:val="1"/>
          <w:numId w:val="36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Utilizar padrão de Temporal Database ou tabelas de histórico para garantir imutabilidade dos registros passados. Referência: Súmula 51 TST.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US-03: Envio de documentos</w:t>
      </w:r>
    </w:p>
    <w:p w:rsidR="00000000" w:rsidDel="00000000" w:rsidP="00000000" w:rsidRDefault="00000000" w:rsidRPr="00000000" w14:paraId="0000054B">
      <w:pPr>
        <w:spacing w:after="240" w:before="240" w:lineRule="auto"/>
        <w:ind w:left="720" w:firstLine="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usuário gestor/admin geral,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ter a opção de enviar documento por departamento ou por colaborador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para otimizar o fluxo de envio e centralizar a gestão de documentos gerais e individuais.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enviar o documento, o usuário gestor/admin geral poderá selecionar como destinatário o departamento ou o colaborador de dentro de um departamento.</w:t>
      </w:r>
    </w:p>
    <w:p w:rsidR="00000000" w:rsidDel="00000000" w:rsidP="00000000" w:rsidRDefault="00000000" w:rsidRPr="00000000" w14:paraId="0000054E">
      <w:pPr>
        <w:numPr>
          <w:ilvl w:val="1"/>
          <w:numId w:val="37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AC 2: Antes da publicação do documento, deve haver um modal para o gestor: "Este documento será enviado imediatamente aos colaboradores".</w:t>
      </w:r>
    </w:p>
    <w:p w:rsidR="00000000" w:rsidDel="00000000" w:rsidP="00000000" w:rsidRDefault="00000000" w:rsidRPr="00000000" w14:paraId="0000054F">
      <w:pPr>
        <w:ind w:left="1440" w:firstLine="0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52">
      <w:pPr>
        <w:spacing w:after="200" w:line="240" w:lineRule="auto"/>
        <w:jc w:val="both"/>
        <w:rPr>
          <w:b w:val="1"/>
          <w:bCs w:val="1"/>
          <w:color w:val="434343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highlight w:val="white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highlight w:val="white"/>
          <w:rtl w:val="0"/>
        </w:rPr>
        <w:t xml:space="preserve"> US-04: Gestão de vigência de aceite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40" w:before="240" w:lineRule="auto"/>
        <w:ind w:left="720" w:firstLine="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usuário gestor/admin geral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quero que o colaborador receba automaticamente a solicitação de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de um documento após finalização do prazo de vigência do aceite, em casos que não houver novo versionamento.</w:t>
      </w:r>
    </w:p>
    <w:p w:rsidR="00000000" w:rsidDel="00000000" w:rsidP="00000000" w:rsidRDefault="00000000" w:rsidRPr="00000000" w14:paraId="00000554">
      <w:pPr>
        <w:numPr>
          <w:ilvl w:val="1"/>
          <w:numId w:val="36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Ao criar um documento, o usuário gestor/admin geral deve definir o prazo de vigência do seu aceite (ex: 1 ano).</w:t>
      </w:r>
    </w:p>
    <w:p w:rsidR="00000000" w:rsidDel="00000000" w:rsidP="00000000" w:rsidRDefault="00000000" w:rsidRPr="00000000" w14:paraId="00000555">
      <w:pPr>
        <w:numPr>
          <w:ilvl w:val="1"/>
          <w:numId w:val="36"/>
        </w:numPr>
        <w:ind w:left="1440" w:hanging="36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A notificação deverá ser enviada para o email pessoal/whatsapp do colaborador.</w:t>
      </w:r>
    </w:p>
    <w:p w:rsidR="00000000" w:rsidDel="00000000" w:rsidP="00000000" w:rsidRDefault="00000000" w:rsidRPr="00000000" w14:paraId="00000556">
      <w:pPr>
        <w:ind w:left="1440" w:firstLine="0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00" w:line="240" w:lineRule="auto"/>
        <w:jc w:val="both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US-04: Gestão de vigência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ind w:left="720" w:firstLine="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usuário gestor/admin geral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quero receber um lembrete automático de renovação de um documento para poder revisá-lo e realizar as mudanças necessárias para lançamento da nova versão dentro do prazo estabelecido.</w:t>
      </w:r>
    </w:p>
    <w:p w:rsidR="00000000" w:rsidDel="00000000" w:rsidP="00000000" w:rsidRDefault="00000000" w:rsidRPr="00000000" w14:paraId="0000055A">
      <w:pPr>
        <w:numPr>
          <w:ilvl w:val="1"/>
          <w:numId w:val="36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Ao criar um documento, o usuário gestor/admin geral deve definir o seu prazo de vigência (ex: 3 anos).</w:t>
      </w:r>
    </w:p>
    <w:p w:rsidR="00000000" w:rsidDel="00000000" w:rsidP="00000000" w:rsidRDefault="00000000" w:rsidRPr="00000000" w14:paraId="0000055B">
      <w:pPr>
        <w:numPr>
          <w:ilvl w:val="1"/>
          <w:numId w:val="36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O lembrete deve ser enviado para o email corporativo do usuário gestor/admin geral.</w:t>
      </w:r>
    </w:p>
    <w:p w:rsidR="00000000" w:rsidDel="00000000" w:rsidP="00000000" w:rsidRDefault="00000000" w:rsidRPr="00000000" w14:paraId="0000055C">
      <w:pPr>
        <w:numPr>
          <w:ilvl w:val="1"/>
          <w:numId w:val="36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3: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A data de envio do lembrete será personalizada pela empresa.</w:t>
      </w:r>
    </w:p>
    <w:p w:rsidR="00000000" w:rsidDel="00000000" w:rsidP="00000000" w:rsidRDefault="00000000" w:rsidRPr="00000000" w14:paraId="0000055D">
      <w:pPr>
        <w:ind w:left="1440" w:firstLine="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ind w:left="1440" w:firstLine="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36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US-04:</w:t>
      </w:r>
      <w:commentRangeStart w:id="90"/>
      <w:commentRangeStart w:id="91"/>
      <w:commentRangeStart w:id="92"/>
      <w:r w:rsidDel="00000000" w:rsidR="00000000" w:rsidRPr="00000000">
        <w:rPr>
          <w:color w:val="434343"/>
          <w:sz w:val="20"/>
          <w:szCs w:val="20"/>
          <w:rtl w:val="0"/>
        </w:rPr>
        <w:t xml:space="preserve"> Documentos de Onboarding</w:t>
      </w:r>
      <w:commentRangeEnd w:id="90"/>
      <w:r w:rsidDel="00000000" w:rsidR="00000000" w:rsidRPr="00000000">
        <w:commentReference w:id="90"/>
      </w:r>
      <w:commentRangeEnd w:id="91"/>
      <w:r w:rsidDel="00000000" w:rsidR="00000000" w:rsidRPr="00000000">
        <w:commentReference w:id="91"/>
      </w:r>
      <w:commentRangeEnd w:id="92"/>
      <w:r w:rsidDel="00000000" w:rsidR="00000000" w:rsidRPr="00000000">
        <w:commentReference w:id="9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ind w:left="720" w:firstLine="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commentRangeStart w:id="93"/>
      <w:commentRangeStart w:id="94"/>
      <w:commentRangeStart w:id="95"/>
      <w:commentRangeStart w:id="96"/>
      <w:commentRangeStart w:id="97"/>
      <w:commentRangeStart w:id="98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usuário gestor/admin geral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quero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que os documentos vigentes sejam enviado de forma automática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aos novos colaboradores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assim que eles entrarem na empresa,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</w:t>
      </w:r>
      <w:commentRangeEnd w:id="93"/>
      <w:r w:rsidDel="00000000" w:rsidR="00000000" w:rsidRPr="00000000">
        <w:commentReference w:id="93"/>
      </w:r>
      <w:commentRangeEnd w:id="94"/>
      <w:r w:rsidDel="00000000" w:rsidR="00000000" w:rsidRPr="00000000">
        <w:commentReference w:id="94"/>
      </w:r>
      <w:commentRangeEnd w:id="95"/>
      <w:r w:rsidDel="00000000" w:rsidR="00000000" w:rsidRPr="00000000">
        <w:commentReference w:id="95"/>
      </w:r>
      <w:commentRangeEnd w:id="96"/>
      <w:r w:rsidDel="00000000" w:rsidR="00000000" w:rsidRPr="00000000">
        <w:commentReference w:id="96"/>
      </w:r>
      <w:commentRangeEnd w:id="97"/>
      <w:r w:rsidDel="00000000" w:rsidR="00000000" w:rsidRPr="00000000">
        <w:commentReference w:id="97"/>
      </w:r>
      <w:commentRangeEnd w:id="98"/>
      <w:r w:rsidDel="00000000" w:rsidR="00000000" w:rsidRPr="00000000">
        <w:commentReference w:id="98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que eu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possa otimizar o meu fluxo de admissão e gerenciar os aceites dos documentos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Documentos publicados em datas anteriores à admissão do colaborador (ex: 20/02) devem ser associados ao perfil do novo usuário (cadastrado em 01/03) como "Pendentes".</w:t>
      </w:r>
    </w:p>
    <w:p w:rsidR="00000000" w:rsidDel="00000000" w:rsidP="00000000" w:rsidRDefault="00000000" w:rsidRPr="00000000" w14:paraId="00000564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Na primeira tela após o login, o colaborador deve visualizar o contador de pendências refletindo o total de documentos obrigatórios vigentes, mesmo que o envio original dos documentos tenha ocorrido antes da sua entrada.</w:t>
        <w:br w:type="textWrapping"/>
      </w:r>
    </w:p>
    <w:p w:rsidR="00000000" w:rsidDel="00000000" w:rsidP="00000000" w:rsidRDefault="00000000" w:rsidRPr="00000000" w14:paraId="00000565">
      <w:pPr>
        <w:ind w:left="1440" w:firstLine="0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commentRangeStart w:id="99"/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US-05: Notificações multicanal e customização</w:t>
      </w:r>
      <w:commentRangeEnd w:id="99"/>
      <w:r w:rsidDel="00000000" w:rsidR="00000000" w:rsidRPr="00000000">
        <w:commentReference w:id="9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ind w:left="720" w:firstLine="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usuário gestor/admin geral,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enviar lembretes manuais e automáticos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via E-mail e WhatsApp,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que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a taxa de adesão seja mais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commentRangeStart w:id="100"/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ter templates de notificação padrão (E-mail/Whats).</w:t>
      </w:r>
      <w:commentRangeEnd w:id="100"/>
      <w:r w:rsidDel="00000000" w:rsidR="00000000" w:rsidRPr="00000000">
        <w:commentReference w:id="10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Gestor pode editar o texto da notificação antes do disparo (E-mail).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3: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Botão "Alertar pendentes" na lista de pendentes dispara notificação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commentRangeStart w:id="101"/>
      <w:commentRangeStart w:id="102"/>
      <w:commentRangeStart w:id="103"/>
      <w:commentRangeStart w:id="104"/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4: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Configuração global para "Silenciar notificações de atualizações menores".</w:t>
      </w:r>
      <w:commentRangeEnd w:id="101"/>
      <w:r w:rsidDel="00000000" w:rsidR="00000000" w:rsidRPr="00000000">
        <w:commentReference w:id="101"/>
      </w:r>
      <w:commentRangeEnd w:id="102"/>
      <w:r w:rsidDel="00000000" w:rsidR="00000000" w:rsidRPr="00000000">
        <w:commentReference w:id="102"/>
      </w:r>
      <w:commentRangeEnd w:id="103"/>
      <w:r w:rsidDel="00000000" w:rsidR="00000000" w:rsidRPr="00000000">
        <w:commentReference w:id="103"/>
      </w:r>
      <w:commentRangeEnd w:id="104"/>
      <w:r w:rsidDel="00000000" w:rsidR="00000000" w:rsidRPr="00000000">
        <w:commentReference w:id="10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5: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O envio de notificações em caso de novas versões de um mesmo documento será opcional.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Validar custos dos disparos.</w:t>
      </w:r>
    </w:p>
    <w:p w:rsidR="00000000" w:rsidDel="00000000" w:rsidP="00000000" w:rsidRDefault="00000000" w:rsidRPr="00000000" w14:paraId="00000572">
      <w:pPr>
        <w:spacing w:after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US-06: Visão por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40" w:before="240" w:lineRule="auto"/>
        <w:ind w:left="720" w:firstLine="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usuário gestor,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gerenciar apenas os documentos da minha área (ex: Finanças),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que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eu não tenha acesso a políticas sensíveis de outros departamentos (ex: RH estratégico) e não poluir meu dashboard com dados irrelevantes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Dado que sou gestor de departamento, quando logo no sistema, então os indicadores do dashboard (home) devem ser referentes apenas aos documentos enviados ao meu departamento.</w:t>
      </w:r>
    </w:p>
    <w:p w:rsidR="00000000" w:rsidDel="00000000" w:rsidP="00000000" w:rsidRDefault="00000000" w:rsidRPr="00000000" w14:paraId="00000576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Dado que sou gestor de departamento, quando clico na aba "documentos", então os únicos documentos visíveis na listagem devem ser os enviados ao meu departamento.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US-07: Documentos informativos</w:t>
      </w:r>
    </w:p>
    <w:p w:rsidR="00000000" w:rsidDel="00000000" w:rsidP="00000000" w:rsidRDefault="00000000" w:rsidRPr="00000000" w14:paraId="0000057B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</w:r>
    </w:p>
    <w:p w:rsidR="00000000" w:rsidDel="00000000" w:rsidP="00000000" w:rsidRDefault="00000000" w:rsidRPr="00000000" w14:paraId="0000057C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usuário gestor, ao criar ou atualizar um documento, poderá assinalar um</w:t>
      </w:r>
      <w:commentRangeStart w:id="105"/>
      <w:commentRangeStart w:id="106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checkbox de “documento informativo”.</w:t>
      </w:r>
      <w:commentRangeEnd w:id="105"/>
      <w:r w:rsidDel="00000000" w:rsidR="00000000" w:rsidRPr="00000000">
        <w:commentReference w:id="105"/>
      </w:r>
      <w:commentRangeEnd w:id="106"/>
      <w:r w:rsidDel="00000000" w:rsidR="00000000" w:rsidRPr="00000000">
        <w:commentReference w:id="10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colaboradores devem ser notificados sobre o documento, mas não precisarão formalizar o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aceite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ou ter tempo de leitura específico.</w:t>
      </w:r>
    </w:p>
    <w:p w:rsidR="00000000" w:rsidDel="00000000" w:rsidP="00000000" w:rsidRDefault="00000000" w:rsidRPr="00000000" w14:paraId="0000057E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3: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Após o recebimento, o documento deve estar visível para consulta no portal do colaborador.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US-09: Exportação de relatórios de aceite</w:t>
      </w:r>
    </w:p>
    <w:p w:rsidR="00000000" w:rsidDel="00000000" w:rsidP="00000000" w:rsidRDefault="00000000" w:rsidRPr="00000000" w14:paraId="00000582">
      <w:pPr>
        <w:spacing w:after="240" w:before="240" w:lineRule="auto"/>
        <w:ind w:left="720" w:firstLine="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usuário gestor,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exportar relatórios referentes aos documentos que possuo acesso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para que eu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possa visualizar as informações de aceite referentes a cada documento.</w:t>
      </w:r>
    </w:p>
    <w:p w:rsidR="00000000" w:rsidDel="00000000" w:rsidP="00000000" w:rsidRDefault="00000000" w:rsidRPr="00000000" w14:paraId="00000583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acessar o módulo “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relatórios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”, será exibida uma listagem com todos os documentos que o usuário possui acesso, suas categorias, status (ativo/expirado) e informações gerais de aceite. </w:t>
      </w:r>
    </w:p>
    <w:p w:rsidR="00000000" w:rsidDel="00000000" w:rsidP="00000000" w:rsidRDefault="00000000" w:rsidRPr="00000000" w14:paraId="00000585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usuário poderá fazer o download dos relatórios em Excel ou PDF, por documento (versão), por departamento(s), por categoria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ou por colaborador (banco de pessoas).</w: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588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VISUALIZADOR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US-01: Visualização de aceites da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240" w:before="240" w:lineRule="auto"/>
        <w:ind w:left="720" w:firstLine="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Visualizador,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 poder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visualizar os indicadores referentes ao meu departamento,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para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acompanhar e analisar os status dos aceites de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numPr>
          <w:ilvl w:val="0"/>
          <w:numId w:val="38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</w:r>
    </w:p>
    <w:p w:rsidR="00000000" w:rsidDel="00000000" w:rsidP="00000000" w:rsidRDefault="00000000" w:rsidRPr="00000000" w14:paraId="0000058D">
      <w:pPr>
        <w:numPr>
          <w:ilvl w:val="1"/>
          <w:numId w:val="38"/>
        </w:numPr>
        <w:spacing w:before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acessar a plataforma, o visualizador poderá visualizar os indicadores referentes ao seu departamento, da mesma forma que o usuário gestor.</w:t>
      </w:r>
    </w:p>
    <w:p w:rsidR="00000000" w:rsidDel="00000000" w:rsidP="00000000" w:rsidRDefault="00000000" w:rsidRPr="00000000" w14:paraId="0000058E">
      <w:pPr>
        <w:numPr>
          <w:ilvl w:val="1"/>
          <w:numId w:val="38"/>
        </w:numPr>
        <w:spacing w:before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visualizador não poderá realizar nenhum tipo de alteração nos documentos.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US-01: Aceite com verificação de Leitura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240" w:before="240" w:lineRule="auto"/>
        <w:ind w:left="720" w:firstLine="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Colaborador,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ler e aceitar o Código de Conduta no meu equipamento de trabalho ou celular,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que eu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possa cumprir minha obrigação de compliance de forma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numPr>
          <w:ilvl w:val="0"/>
          <w:numId w:val="38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1"/>
          <w:numId w:val="38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Dado que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abri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o documento, o botão "Li e Aceito" deve estar desabilitado.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1"/>
          <w:numId w:val="38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Quando eu rolar a barra de rolagem até o final do texto E o tempo mínimo de leitura (manualmente) for atingido, Então o botão deve ser habilitado.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numPr>
          <w:ilvl w:val="1"/>
          <w:numId w:val="38"/>
        </w:numPr>
        <w:ind w:left="1440" w:hanging="360"/>
        <w:rPr>
          <w:color w:val="434343"/>
          <w:sz w:val="20"/>
          <w:szCs w:val="20"/>
        </w:rPr>
      </w:pPr>
      <w:commentRangeStart w:id="107"/>
      <w:commentRangeStart w:id="108"/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3: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clicar em aceitar, o sistema deve capturar meu IP, Timestamp, Localização e User Agent para o log de auditoria.</w:t>
      </w:r>
      <w:commentRangeEnd w:id="107"/>
      <w:r w:rsidDel="00000000" w:rsidR="00000000" w:rsidRPr="00000000">
        <w:commentReference w:id="107"/>
      </w:r>
      <w:commentRangeEnd w:id="108"/>
      <w:r w:rsidDel="00000000" w:rsidR="00000000" w:rsidRPr="00000000">
        <w:commentReference w:id="108"/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597">
      <w:pPr>
        <w:numPr>
          <w:ilvl w:val="0"/>
          <w:numId w:val="38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numPr>
          <w:ilvl w:val="1"/>
          <w:numId w:val="38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Front-end deve ser responsivo/mobile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US-02: Fluxo de contestação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ind w:left="720" w:firstLine="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Colaborador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contestar um documento caso discorde do teor ou tenha alguma dúvida,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que eu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possa registrar formalmente minha objeção.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Na tela de aceite, deve haver botão secundário "Contestação".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clicar, deve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abrir caixa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de texto obrigatória: "Motivo da contestação".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commentRangeStart w:id="109"/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3: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Gestor deve receber um alerta imediato (Notificação de crítica) sobre a </w:t>
      </w:r>
      <w:commentRangeEnd w:id="109"/>
      <w:r w:rsidDel="00000000" w:rsidR="00000000" w:rsidRPr="00000000">
        <w:commentReference w:id="109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contestação, além de poder ver todas as contestações dentro da plataforma, com um filtro/atalho.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1"/>
          <w:numId w:val="37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4: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status do documento ficará como “pendente” até o colaborador assiná-lo, ou, em caso de erro, terá que ser enviada uma nova versão do documento corrigida para todos os colaboradores realizarem o aceite novamente.</w:t>
      </w:r>
    </w:p>
    <w:p w:rsidR="00000000" w:rsidDel="00000000" w:rsidP="00000000" w:rsidRDefault="00000000" w:rsidRPr="00000000" w14:paraId="000005A0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1"/>
          <w:numId w:val="37"/>
        </w:numPr>
        <w:spacing w:after="240" w:lineRule="auto"/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Devemos guardar logs destes fluxos.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US-03: Comprovante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ind w:left="720" w:firstLine="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Colaborador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ter acesso a um certificado que comprove o meu aceite nos documentos, para que possa provar que aceitei o documento à época da sua vigência.</w:t>
      </w:r>
    </w:p>
    <w:p w:rsidR="00000000" w:rsidDel="00000000" w:rsidP="00000000" w:rsidRDefault="00000000" w:rsidRPr="00000000" w14:paraId="000005A5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No portal do colaborador deve ter a opção de baixar o PDF do certificado de aceite referente a cada documento aceito pelo colaborador.</w:t>
      </w:r>
    </w:p>
    <w:p w:rsidR="00000000" w:rsidDel="00000000" w:rsidP="00000000" w:rsidRDefault="00000000" w:rsidRPr="00000000" w14:paraId="000005A7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</w:t>
      </w:r>
      <w:commentRangeStart w:id="110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Exportação de um arquivo PDF com: Nome, CPF, Data/Hora aceite, IP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(se possível)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nome do documento e versão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(hash com a versão do documento)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validade do aceite.</w:t>
      </w:r>
      <w:commentRangeEnd w:id="110"/>
      <w:r w:rsidDel="00000000" w:rsidR="00000000" w:rsidRPr="00000000">
        <w:commentReference w:id="1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ind w:left="720" w:hanging="360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</w:r>
    </w:p>
    <w:p w:rsidR="00000000" w:rsidDel="00000000" w:rsidP="00000000" w:rsidRDefault="00000000" w:rsidRPr="00000000" w14:paraId="000005AA">
      <w:pPr>
        <w:ind w:left="720" w:firstLine="0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US-04: Visualização de políticas vigentes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before="240" w:lineRule="auto"/>
        <w:ind w:left="720" w:firstLine="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Colaborador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ter acesso às políticas/termos/procedimentos vigentes no portal do colaborador, para poder visualizá-los de forma centralizada e facilitada, sem ter que pedir apoio do RH ou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0"/>
          <w:numId w:val="37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 Documentos arquivados ou obsoletos não devem estar visíveis para o colaborador no portal;</w:t>
      </w:r>
    </w:p>
    <w:p w:rsidR="00000000" w:rsidDel="00000000" w:rsidP="00000000" w:rsidRDefault="00000000" w:rsidRPr="00000000" w14:paraId="000005AF">
      <w:pPr>
        <w:numPr>
          <w:ilvl w:val="1"/>
          <w:numId w:val="37"/>
        </w:numPr>
        <w:ind w:left="1440" w:hanging="36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documentos devem estar organizados em classificações claras (ex: Abas ou Pastas para "Políticas", "Termos", "Procedimentos").</w:t>
      </w:r>
    </w:p>
    <w:p w:rsidR="00000000" w:rsidDel="00000000" w:rsidP="00000000" w:rsidRDefault="00000000" w:rsidRPr="00000000" w14:paraId="000005B0">
      <w:pPr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37"/>
        </w:numPr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Notas e Requisitos Não-Funcionais:</w:t>
      </w:r>
    </w:p>
    <w:p w:rsidR="00000000" w:rsidDel="00000000" w:rsidP="00000000" w:rsidRDefault="00000000" w:rsidRPr="00000000" w14:paraId="000005B2">
      <w:pPr>
        <w:ind w:left="720" w:firstLine="0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b w:val="0"/>
          <w:bCs w:val="0"/>
          <w:sz w:val="2"/>
          <w:szCs w:val="2"/>
        </w:rPr>
      </w:pPr>
      <w:bookmarkStart w:colFirst="0" w:colLast="0" w:name="_h42shn40rp01" w:id="91"/>
      <w:bookmarkEnd w:id="91"/>
      <w:r w:rsidDel="00000000" w:rsidR="00000000" w:rsidRPr="00000000">
        <w:rPr>
          <w:sz w:val="20"/>
          <w:szCs w:val="20"/>
          <w:rtl w:val="0"/>
        </w:rPr>
        <w:t xml:space="preserve">🗺️ 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7. Fluxo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00" w:lineRule="auto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Descrição breve do fluxo de utilização esperado, com foco nas interações principais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5B6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br w:type="textWrapping"/>
        <w:t xml:space="preserve">Fluxo do Gestor (Criação de documento):</w:t>
      </w:r>
    </w:p>
    <w:p w:rsidR="00000000" w:rsidDel="00000000" w:rsidP="00000000" w:rsidRDefault="00000000" w:rsidRPr="00000000" w14:paraId="000005B7">
      <w:pPr>
        <w:numPr>
          <w:ilvl w:val="0"/>
          <w:numId w:val="30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Dashboard com os principais indicadores e atalhos de ações &gt; Biblioteca de Documentos &gt; "Novo Documento".</w:t>
      </w:r>
    </w:p>
    <w:p w:rsidR="00000000" w:rsidDel="00000000" w:rsidP="00000000" w:rsidRDefault="00000000" w:rsidRPr="00000000" w14:paraId="000005B8">
      <w:pPr>
        <w:numPr>
          <w:ilvl w:val="0"/>
          <w:numId w:val="3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gestor deve indicar a qual departamento este documento pertence.</w:t>
      </w:r>
    </w:p>
    <w:p w:rsidR="00000000" w:rsidDel="00000000" w:rsidP="00000000" w:rsidRDefault="00000000" w:rsidRPr="00000000" w14:paraId="000005B9">
      <w:pPr>
        <w:numPr>
          <w:ilvl w:val="0"/>
          <w:numId w:val="3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Upload do arquivo &gt; Definição de Metadados (Nome, Categoria) OU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Comprar/Usar Template CS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5BA">
      <w:pPr>
        <w:numPr>
          <w:ilvl w:val="0"/>
          <w:numId w:val="3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Enviar para aprovação dos revisores designados &gt; notificação por e-mail e na plataforma. </w:t>
      </w:r>
    </w:p>
    <w:p w:rsidR="00000000" w:rsidDel="00000000" w:rsidP="00000000" w:rsidRDefault="00000000" w:rsidRPr="00000000" w14:paraId="000005BB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Após aprovação de todos os revisores:</w:t>
      </w:r>
    </w:p>
    <w:p w:rsidR="00000000" w:rsidDel="00000000" w:rsidP="00000000" w:rsidRDefault="00000000" w:rsidRPr="00000000" w14:paraId="000005BC">
      <w:pPr>
        <w:numPr>
          <w:ilvl w:val="0"/>
          <w:numId w:val="3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Enviar para colaboradores&gt; </w:t>
      </w:r>
      <w:commentRangeStart w:id="111"/>
      <w:commentRangeStart w:id="112"/>
      <w:commentRangeStart w:id="113"/>
      <w:commentRangeStart w:id="114"/>
      <w:commentRangeStart w:id="115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Definição de Público: "Todos ativos" ou Filtro por Depto (Integração Banco de Pessoas).</w:t>
      </w:r>
      <w:commentRangeEnd w:id="111"/>
      <w:r w:rsidDel="00000000" w:rsidR="00000000" w:rsidRPr="00000000">
        <w:commentReference w:id="111"/>
      </w:r>
      <w:commentRangeEnd w:id="112"/>
      <w:r w:rsidDel="00000000" w:rsidR="00000000" w:rsidRPr="00000000">
        <w:commentReference w:id="112"/>
      </w:r>
      <w:commentRangeEnd w:id="113"/>
      <w:r w:rsidDel="00000000" w:rsidR="00000000" w:rsidRPr="00000000">
        <w:commentReference w:id="113"/>
      </w:r>
      <w:commentRangeEnd w:id="114"/>
      <w:r w:rsidDel="00000000" w:rsidR="00000000" w:rsidRPr="00000000">
        <w:commentReference w:id="114"/>
      </w:r>
      <w:commentRangeEnd w:id="115"/>
      <w:r w:rsidDel="00000000" w:rsidR="00000000" w:rsidRPr="00000000">
        <w:commentReference w:id="1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numPr>
          <w:ilvl w:val="0"/>
          <w:numId w:val="30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Configura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Notificações: Edita texto do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e-mail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de convite.</w:t>
      </w:r>
    </w:p>
    <w:p w:rsidR="00000000" w:rsidDel="00000000" w:rsidP="00000000" w:rsidRDefault="00000000" w:rsidRPr="00000000" w14:paraId="000005BE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Fluxo de atualização de Documento</w:t>
      </w:r>
    </w:p>
    <w:p w:rsidR="00000000" w:rsidDel="00000000" w:rsidP="00000000" w:rsidRDefault="00000000" w:rsidRPr="00000000" w14:paraId="000005BF">
      <w:pPr>
        <w:numPr>
          <w:ilvl w:val="0"/>
          <w:numId w:val="29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gestor acessa o documento atual (ex: "Código de Conduta V1").</w:t>
      </w:r>
    </w:p>
    <w:p w:rsidR="00000000" w:rsidDel="00000000" w:rsidP="00000000" w:rsidRDefault="00000000" w:rsidRPr="00000000" w14:paraId="000005C0">
      <w:pPr>
        <w:numPr>
          <w:ilvl w:val="0"/>
          <w:numId w:val="2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Clica em "Atualizar Documento" (em vez de criar um novo).</w:t>
      </w:r>
    </w:p>
    <w:p w:rsidR="00000000" w:rsidDel="00000000" w:rsidP="00000000" w:rsidRDefault="00000000" w:rsidRPr="00000000" w14:paraId="000005C1">
      <w:pPr>
        <w:numPr>
          <w:ilvl w:val="0"/>
          <w:numId w:val="2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abre o campo obrigatório: "Descreva as alterações e o motivo desta versão".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numPr>
          <w:ilvl w:val="0"/>
          <w:numId w:val="2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Upload do novo arquivo.</w:t>
      </w:r>
    </w:p>
    <w:p w:rsidR="00000000" w:rsidDel="00000000" w:rsidP="00000000" w:rsidRDefault="00000000" w:rsidRPr="00000000" w14:paraId="000005C3">
      <w:pPr>
        <w:numPr>
          <w:ilvl w:val="0"/>
          <w:numId w:val="2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Enviar para aprovação dos revisores designados &gt; notificação por e-mail e na plataforma. </w:t>
      </w:r>
    </w:p>
    <w:p w:rsidR="00000000" w:rsidDel="00000000" w:rsidP="00000000" w:rsidRDefault="00000000" w:rsidRPr="00000000" w14:paraId="000005C4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Após aprovação de todos os revisores:</w:t>
      </w:r>
    </w:p>
    <w:p w:rsidR="00000000" w:rsidDel="00000000" w:rsidP="00000000" w:rsidRDefault="00000000" w:rsidRPr="00000000" w14:paraId="000005C5">
      <w:pPr>
        <w:numPr>
          <w:ilvl w:val="0"/>
          <w:numId w:val="2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Enviar para colaboradores&gt; </w:t>
      </w:r>
      <w:commentRangeStart w:id="116"/>
      <w:commentRangeStart w:id="117"/>
      <w:commentRangeStart w:id="118"/>
      <w:commentRangeStart w:id="119"/>
      <w:commentRangeStart w:id="120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Definição de Público: "Todos ativos" ou Filtro por Depto (Integração Banco de Pessoas).</w:t>
      </w:r>
      <w:commentRangeEnd w:id="116"/>
      <w:r w:rsidDel="00000000" w:rsidR="00000000" w:rsidRPr="00000000">
        <w:commentReference w:id="116"/>
      </w:r>
      <w:commentRangeEnd w:id="117"/>
      <w:r w:rsidDel="00000000" w:rsidR="00000000" w:rsidRPr="00000000">
        <w:commentReference w:id="117"/>
      </w:r>
      <w:commentRangeEnd w:id="118"/>
      <w:r w:rsidDel="00000000" w:rsidR="00000000" w:rsidRPr="00000000">
        <w:commentReference w:id="118"/>
      </w:r>
      <w:commentRangeEnd w:id="119"/>
      <w:r w:rsidDel="00000000" w:rsidR="00000000" w:rsidRPr="00000000">
        <w:commentReference w:id="119"/>
      </w:r>
      <w:commentRangeEnd w:id="120"/>
      <w:r w:rsidDel="00000000" w:rsidR="00000000" w:rsidRPr="00000000">
        <w:commentReference w:id="1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0"/>
          <w:numId w:val="2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Configura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Notificações: Edita texto do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e-mail/whats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de convite.</w:t>
      </w:r>
    </w:p>
    <w:p w:rsidR="00000000" w:rsidDel="00000000" w:rsidP="00000000" w:rsidRDefault="00000000" w:rsidRPr="00000000" w14:paraId="000005C7">
      <w:pPr>
        <w:numPr>
          <w:ilvl w:val="0"/>
          <w:numId w:val="29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publicar, a V1 é movida para o histórico e a V2 torna-se a Ativa.</w:t>
      </w:r>
    </w:p>
    <w:p w:rsidR="00000000" w:rsidDel="00000000" w:rsidP="00000000" w:rsidRDefault="00000000" w:rsidRPr="00000000" w14:paraId="000005C8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Fluxo de gestão de Classificação:</w:t>
      </w:r>
    </w:p>
    <w:p w:rsidR="00000000" w:rsidDel="00000000" w:rsidP="00000000" w:rsidRDefault="00000000" w:rsidRPr="00000000" w14:paraId="000005C9">
      <w:pPr>
        <w:numPr>
          <w:ilvl w:val="0"/>
          <w:numId w:val="31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Admin acessa Configurações &gt; Gestão de Classificações.</w:t>
      </w:r>
    </w:p>
    <w:p w:rsidR="00000000" w:rsidDel="00000000" w:rsidP="00000000" w:rsidRDefault="00000000" w:rsidRPr="00000000" w14:paraId="000005CA">
      <w:pPr>
        <w:numPr>
          <w:ilvl w:val="0"/>
          <w:numId w:val="31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Cria novas categorias (ex: "Políticas de TI", "Normas de Segurança").</w:t>
      </w:r>
    </w:p>
    <w:p w:rsidR="00000000" w:rsidDel="00000000" w:rsidP="00000000" w:rsidRDefault="00000000" w:rsidRPr="00000000" w14:paraId="000005CB">
      <w:pPr>
        <w:numPr>
          <w:ilvl w:val="0"/>
          <w:numId w:val="31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Pode editar o </w:t>
      </w:r>
      <w:commentRangeStart w:id="121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nome da categoria</w:t>
      </w:r>
      <w:commentRangeEnd w:id="121"/>
      <w:r w:rsidDel="00000000" w:rsidR="00000000" w:rsidRPr="00000000">
        <w:commentReference w:id="121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(atualizando para todos) ou remover (caso não haja documentos vinculados).</w:t>
      </w:r>
    </w:p>
    <w:p w:rsidR="00000000" w:rsidDel="00000000" w:rsidP="00000000" w:rsidRDefault="00000000" w:rsidRPr="00000000" w14:paraId="000005CC">
      <w:pPr>
        <w:numPr>
          <w:ilvl w:val="1"/>
          <w:numId w:val="31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Permitir a migração de documentos de uma Categoria para outra (no momento da remoção).</w:t>
      </w:r>
    </w:p>
    <w:p w:rsidR="00000000" w:rsidDel="00000000" w:rsidP="00000000" w:rsidRDefault="00000000" w:rsidRPr="00000000" w14:paraId="000005CD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Fluxo do Gestor (Gestão de Pessoas):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0"/>
          <w:numId w:val="33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Gestor acessa o "Banco de Pessoas" na Contato Seguro.</w:t>
      </w:r>
    </w:p>
    <w:p w:rsidR="00000000" w:rsidDel="00000000" w:rsidP="00000000" w:rsidRDefault="00000000" w:rsidRPr="00000000" w14:paraId="000005CF">
      <w:pPr>
        <w:numPr>
          <w:ilvl w:val="0"/>
          <w:numId w:val="33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Entra no perfil de "Maria Souza".</w:t>
      </w:r>
    </w:p>
    <w:p w:rsidR="00000000" w:rsidDel="00000000" w:rsidP="00000000" w:rsidRDefault="00000000" w:rsidRPr="00000000" w14:paraId="000005D0">
      <w:pPr>
        <w:numPr>
          <w:ilvl w:val="0"/>
          <w:numId w:val="33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commentRangeStart w:id="122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Visualiza aba "Documentos": Vê lista de pendentes e aceitos.</w:t>
      </w:r>
      <w:commentRangeEnd w:id="122"/>
      <w:r w:rsidDel="00000000" w:rsidR="00000000" w:rsidRPr="00000000">
        <w:commentReference w:id="1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numPr>
          <w:ilvl w:val="0"/>
          <w:numId w:val="33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commentRangeStart w:id="123"/>
      <w:commentRangeStart w:id="124"/>
      <w:commentRangeStart w:id="125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Clica no atalho "Cobrar" ao lado de um documento atrasado (dispara Whats).</w:t>
      </w:r>
      <w:commentRangeEnd w:id="123"/>
      <w:r w:rsidDel="00000000" w:rsidR="00000000" w:rsidRPr="00000000">
        <w:commentReference w:id="123"/>
      </w:r>
      <w:commentRangeEnd w:id="124"/>
      <w:r w:rsidDel="00000000" w:rsidR="00000000" w:rsidRPr="00000000">
        <w:commentReference w:id="124"/>
      </w:r>
      <w:commentRangeEnd w:id="125"/>
      <w:r w:rsidDel="00000000" w:rsidR="00000000" w:rsidRPr="00000000">
        <w:commentReference w:id="1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Fluxo do Colaborador (Aceite):</w:t>
      </w:r>
    </w:p>
    <w:p w:rsidR="00000000" w:rsidDel="00000000" w:rsidP="00000000" w:rsidRDefault="00000000" w:rsidRPr="00000000" w14:paraId="000005D3">
      <w:pPr>
        <w:numPr>
          <w:ilvl w:val="0"/>
          <w:numId w:val="34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Recebe notificação (E-mail/Whats) &gt; Clica no Link.</w:t>
      </w:r>
    </w:p>
    <w:p w:rsidR="00000000" w:rsidDel="00000000" w:rsidP="00000000" w:rsidRDefault="00000000" w:rsidRPr="00000000" w14:paraId="000005D4">
      <w:pPr>
        <w:numPr>
          <w:ilvl w:val="0"/>
          <w:numId w:val="34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Login (SSO ou Senha).</w:t>
      </w:r>
    </w:p>
    <w:p w:rsidR="00000000" w:rsidDel="00000000" w:rsidP="00000000" w:rsidRDefault="00000000" w:rsidRPr="00000000" w14:paraId="000005D5">
      <w:pPr>
        <w:numPr>
          <w:ilvl w:val="0"/>
          <w:numId w:val="34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Visualiza o documento (Interface de Leitura Focada).   </w:t>
      </w:r>
    </w:p>
    <w:p w:rsidR="00000000" w:rsidDel="00000000" w:rsidP="00000000" w:rsidRDefault="00000000" w:rsidRPr="00000000" w14:paraId="000005D6">
      <w:pPr>
        <w:numPr>
          <w:ilvl w:val="0"/>
          <w:numId w:val="34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Scroll até o fim.</w:t>
      </w:r>
    </w:p>
    <w:p w:rsidR="00000000" w:rsidDel="00000000" w:rsidP="00000000" w:rsidRDefault="00000000" w:rsidRPr="00000000" w14:paraId="000005D7">
      <w:pPr>
        <w:numPr>
          <w:ilvl w:val="0"/>
          <w:numId w:val="34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Clica "Li, Compreendi e Aceito" &gt; Feedback de Sucesso.</w:t>
      </w:r>
    </w:p>
    <w:p w:rsidR="00000000" w:rsidDel="00000000" w:rsidP="00000000" w:rsidRDefault="00000000" w:rsidRPr="00000000" w14:paraId="000005D8">
      <w:pPr>
        <w:numPr>
          <w:ilvl w:val="0"/>
          <w:numId w:val="34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commentRangeStart w:id="126"/>
      <w:commentRangeStart w:id="127"/>
      <w:commentRangeStart w:id="128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Sistema gera evidência (PDF aprovado eletronicamente) e envia cópia ao usuário.</w:t>
      </w:r>
      <w:commentRangeEnd w:id="126"/>
      <w:r w:rsidDel="00000000" w:rsidR="00000000" w:rsidRPr="00000000">
        <w:commentReference w:id="126"/>
      </w:r>
      <w:commentRangeEnd w:id="127"/>
      <w:r w:rsidDel="00000000" w:rsidR="00000000" w:rsidRPr="00000000">
        <w:commentReference w:id="127"/>
      </w:r>
      <w:commentRangeEnd w:id="128"/>
      <w:r w:rsidDel="00000000" w:rsidR="00000000" w:rsidRPr="00000000">
        <w:commentReference w:id="1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0"/>
          <w:numId w:val="34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Sistema registra Log.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b w:val="0"/>
          <w:bCs w:val="0"/>
          <w:sz w:val="2"/>
          <w:szCs w:val="2"/>
        </w:rPr>
      </w:pPr>
      <w:bookmarkStart w:colFirst="0" w:colLast="0" w:name="_awev3l41a4r1" w:id="92"/>
      <w:bookmarkEnd w:id="92"/>
      <w:r w:rsidDel="00000000" w:rsidR="00000000" w:rsidRPr="00000000">
        <w:rPr>
          <w:sz w:val="20"/>
          <w:szCs w:val="20"/>
          <w:rtl w:val="0"/>
        </w:rPr>
        <w:t xml:space="preserve">🔒 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8. Perfis: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00" w:lineRule="auto"/>
        <w:rPr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Descrição dos perfis relativos ao produto.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5DD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br w:type="textWrapping"/>
        <w:t xml:space="preserve">Admin Geral: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Pode comprar templates, editar textos de notificação (e-mail), ver todos os relatórios, criar documentos e editar, remover documentos.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Acessa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 tela de indicadores de documentos. CRUD completo de Classificações.</w:t>
      </w:r>
    </w:p>
    <w:p w:rsidR="00000000" w:rsidDel="00000000" w:rsidP="00000000" w:rsidRDefault="00000000" w:rsidRPr="00000000" w14:paraId="000005DE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Gestor de Departamento (Comitê):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Permissões de Admin limitadas estritamente ao seu departamento. Pode criar, editar, cobrar e visualizar relatórios apenas dos documentos e colaboradores sob sua jurisdição departamental. Pode utilizar as classificações existentes, mas não pode deletar classificações globais.</w:t>
      </w:r>
    </w:p>
    <w:p w:rsidR="00000000" w:rsidDel="00000000" w:rsidP="00000000" w:rsidRDefault="00000000" w:rsidRPr="00000000" w14:paraId="000005DF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Revisor: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Pode revisar o documento criado pelo usuário gestor, aprová-lo ou propor mudanças. </w:t>
      </w:r>
    </w:p>
    <w:p w:rsidR="00000000" w:rsidDel="00000000" w:rsidP="00000000" w:rsidRDefault="00000000" w:rsidRPr="00000000" w14:paraId="000005E0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Visualizador: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Pode ver o status da sua equipe, mas não edita o documento original.</w:t>
      </w:r>
    </w:p>
    <w:p w:rsidR="00000000" w:rsidDel="00000000" w:rsidP="00000000" w:rsidRDefault="00000000" w:rsidRPr="00000000" w14:paraId="000005E1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commentRangeStart w:id="129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Colaborador: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Acesso apenas ao "Portal do Colaborador" para leitura e aceite de seus próprios documentos, Contestação (com justificativa) e download do seu comprovante.</w:t>
      </w:r>
      <w:commentRangeEnd w:id="129"/>
      <w:r w:rsidDel="00000000" w:rsidR="00000000" w:rsidRPr="00000000">
        <w:commentReference w:id="1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spacing w:after="0" w:line="240" w:lineRule="auto"/>
        <w:rPr>
          <w:rFonts w:ascii="Montserrat ExtraBold" w:cs="Montserrat ExtraBold" w:eastAsia="Montserrat ExtraBold" w:hAnsi="Montserrat ExtraBold"/>
          <w:b w:val="0"/>
          <w:bCs w:val="0"/>
          <w:sz w:val="8"/>
          <w:szCs w:val="8"/>
        </w:rPr>
      </w:pPr>
      <w:bookmarkStart w:colFirst="0" w:colLast="0" w:name="_ork3esfkgx89" w:id="93"/>
      <w:bookmarkEnd w:id="93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📑 9. Regras de Negócio: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encontra as regras de negócio, comportamentos esperados, e as informações dos comportamentos esperados em resposta às interações do usuário.</w:t>
        <w:br w:type="textWrapping"/>
        <w:br w:type="textWrapping"/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RN01. Tipos de arquivo:</w:t>
      </w:r>
    </w:p>
    <w:p w:rsidR="00000000" w:rsidDel="00000000" w:rsidP="00000000" w:rsidRDefault="00000000" w:rsidRPr="00000000" w14:paraId="000005E5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30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Permitir arquivos em PDF no MVP, sempre salvando um hash para garantir a imutabilidade da informação quando incluído na ferramenta.</w:t>
      </w:r>
      <w:commentRangeEnd w:id="130"/>
      <w:r w:rsidDel="00000000" w:rsidR="00000000" w:rsidRPr="00000000">
        <w:commentReference w:id="1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RN02. Trilha de </w:t>
      </w:r>
      <w:commentRangeStart w:id="131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auditoria</w:t>
      </w:r>
      <w:commentRangeEnd w:id="131"/>
      <w:r w:rsidDel="00000000" w:rsidR="00000000" w:rsidRPr="00000000">
        <w:commentReference w:id="131"/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E7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32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Exportação de um arquivo excel com: Nome, CPF, Data/Hora aceite, IP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(se possível)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Status (Pendente/Aceito), Versão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(hash com a versão do documento)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  <w:commentRangeEnd w:id="132"/>
      <w:r w:rsidDel="00000000" w:rsidR="00000000" w:rsidRPr="00000000">
        <w:commentReference w:id="1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Relatório Excel e PDF por Documento (quem assinou este doc?) e por Colaborador (o que este user assinou?).</w:t>
      </w:r>
    </w:p>
    <w:p w:rsidR="00000000" w:rsidDel="00000000" w:rsidP="00000000" w:rsidRDefault="00000000" w:rsidRPr="00000000" w14:paraId="000005E9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RN03. Termo de aceite legal: </w:t>
      </w:r>
    </w:p>
    <w:p w:rsidR="00000000" w:rsidDel="00000000" w:rsidP="00000000" w:rsidRDefault="00000000" w:rsidRPr="00000000" w14:paraId="000005EA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33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modal de confirmação deve conter obrigatoriamente o texto explicativo sobre a validade da assinatura eletrônica conforme a MP 2.200-2/2001, garantindo ciência legal.</w:t>
      </w:r>
      <w:commentRangeEnd w:id="133"/>
      <w:r w:rsidDel="00000000" w:rsidR="00000000" w:rsidRPr="00000000">
        <w:commentReference w:id="1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RN04. Imutabilidade do log:</w:t>
      </w:r>
    </w:p>
    <w:p w:rsidR="00000000" w:rsidDel="00000000" w:rsidP="00000000" w:rsidRDefault="00000000" w:rsidRPr="00000000" w14:paraId="000005EC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Um registro de aceite (attestation) nunca pode ser deletado ou alterado, apenas "invalidado" por uma nova versão, mantendo o histórico para fins forenses (WORM Storage logic).</w:t>
      </w:r>
    </w:p>
    <w:p w:rsidR="00000000" w:rsidDel="00000000" w:rsidP="00000000" w:rsidRDefault="00000000" w:rsidRPr="00000000" w14:paraId="000005ED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RN05. Versionamento obrigatório:</w:t>
      </w:r>
    </w:p>
    <w:p w:rsidR="00000000" w:rsidDel="00000000" w:rsidP="00000000" w:rsidRDefault="00000000" w:rsidRPr="00000000" w14:paraId="000005EE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Não é permitida a criação de documentos duplicados para fins de atualização. Mudanças em políticas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publicadas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devem ser feitas obrigatoriamente através do fluxo de "Nova Versão" no mesmo registro.</w:t>
      </w:r>
    </w:p>
    <w:p w:rsidR="00000000" w:rsidDel="00000000" w:rsidP="00000000" w:rsidRDefault="00000000" w:rsidRPr="00000000" w14:paraId="000005EF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RN06. Troca de mensagens:</w:t>
      </w:r>
    </w:p>
    <w:p w:rsidR="00000000" w:rsidDel="00000000" w:rsidP="00000000" w:rsidRDefault="00000000" w:rsidRPr="00000000" w14:paraId="000005F0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 justificativa da contestação envia uma notificação ao usuário gestor, sendo alocada em um histórico do colaborador e do documento onde o gestor pode responder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 mas o aceite permanece pendente até que o colaborador refaça a ação positiva.</w:t>
      </w:r>
    </w:p>
    <w:p w:rsidR="00000000" w:rsidDel="00000000" w:rsidP="00000000" w:rsidRDefault="00000000" w:rsidRPr="00000000" w14:paraId="000005F1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RN07. Rastreabilidade de IP:</w:t>
      </w:r>
    </w:p>
    <w:p w:rsidR="00000000" w:rsidDel="00000000" w:rsidP="00000000" w:rsidRDefault="00000000" w:rsidRPr="00000000" w14:paraId="000005F2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Todo aceite deve registrar o IP de origem. </w:t>
      </w:r>
      <w:commentRangeStart w:id="134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 o aceite vier de rede externa, deve-se aplicar Geo-IP check para flagrar anomalias</w:t>
      </w:r>
      <w:commentRangeEnd w:id="134"/>
      <w:r w:rsidDel="00000000" w:rsidR="00000000" w:rsidRPr="00000000">
        <w:commentReference w:id="134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5F3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RN08. Reciclagem/Validade:</w:t>
      </w:r>
    </w:p>
    <w:p w:rsidR="00000000" w:rsidDel="00000000" w:rsidP="00000000" w:rsidRDefault="00000000" w:rsidRPr="00000000" w14:paraId="000005F4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35"/>
      <w:commentRangeStart w:id="136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permitir definir uma data de "Validade do aceite". Ex: Aceite expira em 1 ano. 30 dias antes, o sistema cria nova pendência de "Reciclagem" automaticamente.</w:t>
      </w:r>
      <w:commentRangeEnd w:id="135"/>
      <w:r w:rsidDel="00000000" w:rsidR="00000000" w:rsidRPr="00000000">
        <w:commentReference w:id="135"/>
      </w:r>
      <w:commentRangeEnd w:id="136"/>
      <w:r w:rsidDel="00000000" w:rsidR="00000000" w:rsidRPr="00000000">
        <w:commentReference w:id="1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RN09. Status dos documentos: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status possíveis para os documentos dentro da plataforma de gestão de documentos são: “pendente de aceite”; “aceito” ou “inativo”.  Os status possíveis para os documentos dentro do portal do colaborador são: “pendente de aceite”; “aceito”. </w:t>
      </w:r>
    </w:p>
    <w:p w:rsidR="00000000" w:rsidDel="00000000" w:rsidP="00000000" w:rsidRDefault="00000000" w:rsidRPr="00000000" w14:paraId="000005F6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RN10. Lembretes</w:t>
      </w:r>
    </w:p>
    <w:p w:rsidR="00000000" w:rsidDel="00000000" w:rsidP="00000000" w:rsidRDefault="00000000" w:rsidRPr="00000000" w14:paraId="000005F7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enviar Lembretes automáticos (3, 7, 15 dias) ao colaborador pelos meios cadastrados (Whats e e-mail). Não devem ser disparados quando não tiverem mais colaboradores pendentes. O gestor pode ver a lista de pendentes e enviar novamente algum lembrete.</w:t>
      </w:r>
    </w:p>
    <w:p w:rsidR="00000000" w:rsidDel="00000000" w:rsidP="00000000" w:rsidRDefault="00000000" w:rsidRPr="00000000" w14:paraId="000005F8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RN11. Notificação de controle</w:t>
      </w:r>
    </w:p>
    <w:p w:rsidR="00000000" w:rsidDel="00000000" w:rsidP="00000000" w:rsidRDefault="00000000" w:rsidRPr="00000000" w14:paraId="000005F9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enviar e-mails automáticos ao gestor </w:t>
      </w:r>
      <w:commentRangeStart w:id="137"/>
      <w:commentRangeStart w:id="138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(admin e gestor de conteúdo)</w:t>
      </w:r>
      <w:commentRangeEnd w:id="137"/>
      <w:r w:rsidDel="00000000" w:rsidR="00000000" w:rsidRPr="00000000">
        <w:commentReference w:id="137"/>
      </w:r>
      <w:commentRangeEnd w:id="138"/>
      <w:r w:rsidDel="00000000" w:rsidR="00000000" w:rsidRPr="00000000">
        <w:commentReference w:id="138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indicando o status atual de Total de colaboradores que já aceitaram o documento, Total de colaboradores que recusaram, Total de colaboradores pendentes. A notificação deve ser individual por documento, e deve ser disparada a cada 5 dias após o envio do documento para aceite. Não deve ser disparado quando não tiverem mais colaboradores pendentes.</w:t>
      </w:r>
    </w:p>
    <w:p w:rsidR="00000000" w:rsidDel="00000000" w:rsidP="00000000" w:rsidRDefault="00000000" w:rsidRPr="00000000" w14:paraId="000005FA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RN14. Segregação Departamental:</w:t>
      </w:r>
    </w:p>
    <w:p w:rsidR="00000000" w:rsidDel="00000000" w:rsidP="00000000" w:rsidRDefault="00000000" w:rsidRPr="00000000" w14:paraId="000005FB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39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Um documento deve estar obrigatoriamente vinculado a pelo menos um Departamento. Usuários sem permissão explícita naquele departamento não poderão visualizar o documento, seu conteúdo ou seus logs de aceite na área administrativa.</w:t>
      </w:r>
      <w:commentRangeEnd w:id="139"/>
      <w:r w:rsidDel="00000000" w:rsidR="00000000" w:rsidRPr="00000000">
        <w:commentReference w:id="1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RN15. Herança de Permissões: </w:t>
      </w:r>
    </w:p>
    <w:p w:rsidR="00000000" w:rsidDel="00000000" w:rsidP="00000000" w:rsidRDefault="00000000" w:rsidRPr="00000000" w14:paraId="000005FD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40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Admin Geral pode atribuir um usuário como "Gestor" de múltiplos departamentos, criando uma visão consolidada apenas das áreas sob sua responsabilidade.</w:t>
      </w:r>
      <w:commentRangeEnd w:id="140"/>
      <w:r w:rsidDel="00000000" w:rsidR="00000000" w:rsidRPr="00000000">
        <w:commentReference w:id="1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RN16. Impacto no Banco de Pessoas:</w:t>
      </w:r>
    </w:p>
    <w:p w:rsidR="00000000" w:rsidDel="00000000" w:rsidP="00000000" w:rsidRDefault="00000000" w:rsidRPr="00000000" w14:paraId="000005FF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41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visualizar o status de aceite de uma pessoa, o gestor do Banco de Pessoas terá acesso a todos os aceites, independentemente do departamento de origem, para não prejudicar a investigação e análise .</w:t>
      </w:r>
      <w:commentRangeEnd w:id="141"/>
      <w:r w:rsidDel="00000000" w:rsidR="00000000" w:rsidRPr="00000000">
        <w:commentReference w:id="1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RN17. Justificativa de Versão obrigatória:</w:t>
      </w:r>
    </w:p>
    <w:p w:rsidR="00000000" w:rsidDel="00000000" w:rsidP="00000000" w:rsidRDefault="00000000" w:rsidRPr="00000000" w14:paraId="00000601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É impossível publicar uma nova versão sem o preenchimento do campo "Motivo/Mudanças". Este texto deve ser exibido ao colaborador no momento do aceite para que ele saiba o que mudou em relação à versão anterior.</w:t>
      </w:r>
    </w:p>
    <w:p w:rsidR="00000000" w:rsidDel="00000000" w:rsidP="00000000" w:rsidRDefault="00000000" w:rsidRPr="00000000" w14:paraId="00000602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RN18. Registro de alterações (Change Log):</w:t>
      </w:r>
    </w:p>
    <w:p w:rsidR="00000000" w:rsidDel="00000000" w:rsidP="00000000" w:rsidRDefault="00000000" w:rsidRPr="00000000" w14:paraId="00000603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sistema deve gerar um log visual (Timeline) dentro do documento, acessível para auditoria, listando todas as versões, quem as publicou e as justificativas inseridas.</w:t>
      </w:r>
    </w:p>
    <w:p w:rsidR="00000000" w:rsidDel="00000000" w:rsidP="00000000" w:rsidRDefault="00000000" w:rsidRPr="00000000" w14:paraId="00000604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RN19. Integridade de Classificação:</w:t>
      </w:r>
    </w:p>
    <w:p w:rsidR="00000000" w:rsidDel="00000000" w:rsidP="00000000" w:rsidRDefault="00000000" w:rsidRPr="00000000" w14:paraId="00000605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commentRangeStart w:id="142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Não é permitida a remoção de uma Classificação que possua documentos vinculados (Ativos ou Históricos). O sistema deve exigir a reclassificação dos documentos antes da exclusão da categoria.</w:t>
      </w:r>
      <w:commentRangeEnd w:id="142"/>
      <w:r w:rsidDel="00000000" w:rsidR="00000000" w:rsidRPr="00000000">
        <w:commentReference w:id="1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RN20. Unicidade de Classificação:</w:t>
      </w:r>
    </w:p>
    <w:p w:rsidR="00000000" w:rsidDel="00000000" w:rsidP="00000000" w:rsidRDefault="00000000" w:rsidRPr="00000000" w14:paraId="00000607">
      <w:pPr>
        <w:spacing w:after="200" w:line="240" w:lineRule="auto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Um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documento pode pertencer a apenas uma classificação principal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para fins de indicadores de auditoria, garantindo que não haja duplicidade em relatórios financeiros ou de GRC.</w:t>
      </w:r>
    </w:p>
    <w:p w:rsidR="00000000" w:rsidDel="00000000" w:rsidP="00000000" w:rsidRDefault="00000000" w:rsidRPr="00000000" w14:paraId="00000608">
      <w:pPr>
        <w:spacing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b w:val="0"/>
          <w:bCs w:val="0"/>
          <w:sz w:val="24"/>
          <w:szCs w:val="24"/>
        </w:rPr>
      </w:pPr>
      <w:bookmarkStart w:colFirst="0" w:colLast="0" w:name="_4e4fkxc369lp" w:id="94"/>
      <w:bookmarkEnd w:id="94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🎨 10. Design de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detalhes sobre os elementos da interface que será exibida ao usuário, incluindo gráficos, tabelas, botões e mensagens de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00" w:line="240" w:lineRule="auto"/>
        <w:jc w:val="both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Tela de leitura (Mobile First):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PDF renderizado com zoom pinça. Footer fixo com dois botões grandes: "Verde (Aceitar)" e "Vermelho (Recusar)". Interface limpa, sem menus laterais intrusivos. Barra de progresso de leitura no topo. Botão de ação fixo no rodapé (sticky footer) que muda de estado (Desabilitado -&gt; Habilitado).</w:t>
      </w:r>
    </w:p>
    <w:p w:rsidR="00000000" w:rsidDel="00000000" w:rsidP="00000000" w:rsidRDefault="00000000" w:rsidRPr="00000000" w14:paraId="0000060D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Alvos de toque (Touch Targets):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No mobile, os botões de "Aceitar" e "Recusar" devem ter dimensões mínimas para evitar cliques acidentais e facilitar o uso por pessoas com dificuldades motoras.   </w:t>
      </w:r>
    </w:p>
    <w:p w:rsidR="00000000" w:rsidDel="00000000" w:rsidP="00000000" w:rsidRDefault="00000000" w:rsidRPr="00000000" w14:paraId="0000060E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Modal de aceite: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Ao clicar em aceitar, abrir modal de confirmação com texto legal ("Declaro para os devidos fins...") e checkbox obrigatório.   </w:t>
      </w:r>
    </w:p>
    <w:p w:rsidR="00000000" w:rsidDel="00000000" w:rsidP="00000000" w:rsidRDefault="00000000" w:rsidRPr="00000000" w14:paraId="0000060F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Dashboard de Pessoa: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Na tela de detalhes do colaborador, incluir tabela com documentos e seus status. Sendo possível acessar o histórico e chat de justificativa (mediante permissão).</w:t>
      </w:r>
    </w:p>
    <w:p w:rsidR="00000000" w:rsidDel="00000000" w:rsidP="00000000" w:rsidRDefault="00000000" w:rsidRPr="00000000" w14:paraId="00000610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Contraste e legibilidade: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Garantir contraste rigoroso para usuários com baixa visão e suporte total para leitores de tela em documentos e interfaces de quiz.   </w:t>
      </w:r>
    </w:p>
    <w:p w:rsidR="00000000" w:rsidDel="00000000" w:rsidP="00000000" w:rsidRDefault="00000000" w:rsidRPr="00000000" w14:paraId="00000611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Redução de carga cognitiva: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As instruções de aceite devem ser escritas em linguagem clara e direta (Plain Language), evitando o "leguês" excessivo que confunde o colaborador e pode invalidar o consentimento sob a ótica da LGPD.</w:t>
      </w:r>
    </w:p>
    <w:p w:rsidR="00000000" w:rsidDel="00000000" w:rsidP="00000000" w:rsidRDefault="00000000" w:rsidRPr="00000000" w14:paraId="00000612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Modal de venda de Templates: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Vitrine visual (Thumbnails) dos documentos disponíveis (Ética, LGPD, Segurança). Botão "Saiba mais".</w:t>
      </w:r>
    </w:p>
    <w:p w:rsidR="00000000" w:rsidDel="00000000" w:rsidP="00000000" w:rsidRDefault="00000000" w:rsidRPr="00000000" w14:paraId="00000613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Context Switcher: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Nas estatísticas,  deve possuir um dropdown permitirá que o gestor filtre toda a interface pelo departamento desejado.</w:t>
      </w:r>
    </w:p>
    <w:p w:rsidR="00000000" w:rsidDel="00000000" w:rsidP="00000000" w:rsidRDefault="00000000" w:rsidRPr="00000000" w14:paraId="00000614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Filtros de Relatório: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Relatórios de auditoria devem permitir exportação por departamento ou consolidada (apenas para Admin Geral).</w:t>
      </w:r>
    </w:p>
    <w:p w:rsidR="00000000" w:rsidDel="00000000" w:rsidP="00000000" w:rsidRDefault="00000000" w:rsidRPr="00000000" w14:paraId="00000615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Timeline de Versões: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Na tela de detalhes do documento, deve haver uma aba ou lateral de "Histórico", exibindo uma linha do tempo com: Versão, Data, Autor e a Justificativa.</w:t>
      </w:r>
    </w:p>
    <w:p w:rsidR="00000000" w:rsidDel="00000000" w:rsidP="00000000" w:rsidRDefault="00000000" w:rsidRPr="00000000" w14:paraId="00000616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Diferenciação visual para o Colaborador: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Quando o colaborador for impactado por uma nova versão, a interface de aceite deve destacar: "O que mudou nesta versão?", exibindo o texto inserido pelo gestor.</w:t>
      </w:r>
    </w:p>
    <w:p w:rsidR="00000000" w:rsidDel="00000000" w:rsidP="00000000" w:rsidRDefault="00000000" w:rsidRPr="00000000" w14:paraId="00000617">
      <w:pPr>
        <w:spacing w:after="200" w:before="200" w:lineRule="auto"/>
        <w:rPr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Tela de Gestão de Documentos: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Deve incluir um componente de filtro lateral ou dropdown superior para Filtrar por Classificação. Isso deve atualizar a listagem em tempo real.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sz w:val="8"/>
          <w:szCs w:val="8"/>
        </w:rPr>
      </w:pPr>
      <w:bookmarkStart w:colFirst="0" w:colLast="0" w:name="_aydihikhjc54" w:id="95"/>
      <w:bookmarkEnd w:id="95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🔑 11. Métricas Chaves (KPI’s):</w:t>
      </w:r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Esta seção define as métricas chave (KPIs) que usaremos para medir o sucesso e o impacto do produto/funcionalidade após o seu lançamento.</w:t>
        <w:br w:type="textWrapping"/>
      </w:r>
    </w:p>
    <w:p w:rsidR="00000000" w:rsidDel="00000000" w:rsidP="00000000" w:rsidRDefault="00000000" w:rsidRPr="00000000" w14:paraId="0000061A">
      <w:pPr>
        <w:numPr>
          <w:ilvl w:val="0"/>
          <w:numId w:val="35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commentRangeStart w:id="143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Taxa de Adesão (Compliance Rate):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% de colaboradores que aceitaram dentro do prazo estipulado pela organização.</w:t>
      </w:r>
      <w:commentRangeEnd w:id="143"/>
      <w:r w:rsidDel="00000000" w:rsidR="00000000" w:rsidRPr="00000000">
        <w:commentReference w:id="1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Time-to-Sign: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Tempo médio entre o disparo da campanha e o aceite.</w:t>
      </w:r>
    </w:p>
    <w:p w:rsidR="00000000" w:rsidDel="00000000" w:rsidP="00000000" w:rsidRDefault="00000000" w:rsidRPr="00000000" w14:paraId="0000061C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commentRangeStart w:id="144"/>
      <w:commentRangeStart w:id="145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Redução de Follow-up: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Tempo economizado pelo RH (comparativo vs. processo manual).</w:t>
      </w:r>
      <w:commentRangeEnd w:id="144"/>
      <w:r w:rsidDel="00000000" w:rsidR="00000000" w:rsidRPr="00000000">
        <w:commentReference w:id="144"/>
      </w:r>
      <w:commentRangeEnd w:id="145"/>
      <w:r w:rsidDel="00000000" w:rsidR="00000000" w:rsidRPr="00000000">
        <w:commentReference w:id="1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18"/>
          <w:szCs w:val="18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Taxa de Conformidade de Terceiros: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Percentual de fornecedores e parceiros que atestaram o código de conduta via portal externo. </w:t>
      </w:r>
    </w:p>
    <w:p w:rsidR="00000000" w:rsidDel="00000000" w:rsidP="00000000" w:rsidRDefault="00000000" w:rsidRPr="00000000" w14:paraId="0000061E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Índice de Obsolescência: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Percentual de documentos que ultrapassaram a data de revisão periódica (ex: 12 ou 24 meses) sem atualização.</w:t>
      </w:r>
    </w:p>
    <w:p w:rsidR="00000000" w:rsidDel="00000000" w:rsidP="00000000" w:rsidRDefault="00000000" w:rsidRPr="00000000" w14:paraId="0000061F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Utilização do Assistente de IA: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Volume de dúvidas sobre políticas resolvidas pelo chatbot vs. consultas manuais ao RH. </w:t>
      </w:r>
    </w:p>
    <w:p w:rsidR="00000000" w:rsidDel="00000000" w:rsidP="00000000" w:rsidRDefault="00000000" w:rsidRPr="00000000" w14:paraId="00000620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sz w:val="8"/>
          <w:szCs w:val="8"/>
        </w:rPr>
      </w:pPr>
      <w:bookmarkStart w:colFirst="0" w:colLast="0" w:name="_3uto6wlll0ig" w:id="96"/>
      <w:bookmarkEnd w:id="96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⚙️ 12. Suporte/FAQ: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Aqui serão compiladas informações essenciais para o suporte ao usuário, incluindo perguntas frequentes (FAQs) e diretrizes para solução de problemas comuns, visando facilitar a utilização da nova funcionalidade.</w:t>
        <w:br w:type="textWrapping"/>
      </w:r>
    </w:p>
    <w:p w:rsidR="00000000" w:rsidDel="00000000" w:rsidP="00000000" w:rsidRDefault="00000000" w:rsidRPr="00000000" w14:paraId="00000623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P: O aceite digital tem validade jurídica?</w:t>
      </w:r>
    </w:p>
    <w:p w:rsidR="00000000" w:rsidDel="00000000" w:rsidP="00000000" w:rsidRDefault="00000000" w:rsidRPr="00000000" w14:paraId="00000624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R: Sim, conforme MP 2.200-2/2001 e Lei 14.063/2020, o aceite mediante login/senha e rastreamento de logs constitui assinatura eletrônica válida para documentos internos.</w:t>
      </w:r>
    </w:p>
    <w:p w:rsidR="00000000" w:rsidDel="00000000" w:rsidP="00000000" w:rsidRDefault="00000000" w:rsidRPr="00000000" w14:paraId="00000625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P: Posso integrar com meu sistema de RH (ADP, SAP)?</w:t>
      </w:r>
    </w:p>
    <w:p w:rsidR="00000000" w:rsidDel="00000000" w:rsidP="00000000" w:rsidRDefault="00000000" w:rsidRPr="00000000" w14:paraId="00000626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R: Sim, possuímos API para sincronizar a base de colaboradores (Admissões/Demissões) automaticamente.</w:t>
      </w:r>
    </w:p>
    <w:p w:rsidR="00000000" w:rsidDel="00000000" w:rsidP="00000000" w:rsidRDefault="00000000" w:rsidRPr="00000000" w14:paraId="00000627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P: O que acontece se o colaborador não aceitar?</w:t>
      </w:r>
    </w:p>
    <w:p w:rsidR="00000000" w:rsidDel="00000000" w:rsidP="00000000" w:rsidRDefault="00000000" w:rsidRPr="00000000" w14:paraId="00000628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R: O sistema envia Lembretes automáticos (3, 7, 15 dias). O gestor pode ver a lista de pendentes e cobrar diretamente.</w:t>
      </w:r>
    </w:p>
    <w:p w:rsidR="00000000" w:rsidDel="00000000" w:rsidP="00000000" w:rsidRDefault="00000000" w:rsidRPr="00000000" w14:paraId="00000629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spacing w:after="0" w:before="200" w:lineRule="auto"/>
        <w:rPr>
          <w:rFonts w:ascii="Montserrat ExtraBold" w:cs="Montserrat ExtraBold" w:eastAsia="Montserrat ExtraBold" w:hAnsi="Montserrat ExtraBold"/>
          <w:sz w:val="8"/>
          <w:szCs w:val="8"/>
        </w:rPr>
      </w:pPr>
      <w:bookmarkStart w:colFirst="0" w:colLast="0" w:name="_7cz0f185c4mx" w:id="97"/>
      <w:bookmarkEnd w:id="97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📢 13. Marketing/Comunicação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serão definidos os planos de marketing e comunicação para o lançamento e a divulgação da funcionalidade, abrangendo mensagens-chave, canais de comunicação e estratégias para engajar os usuários.</w:t>
        <w:br w:type="textWrapping"/>
      </w:r>
    </w:p>
    <w:p w:rsidR="00000000" w:rsidDel="00000000" w:rsidP="00000000" w:rsidRDefault="00000000" w:rsidRPr="00000000" w14:paraId="0000062C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Mensagem Chave: "Transforme burocracia em inteligência. A primeira plataforma que conecta a Política à Denúncia."</w:t>
      </w:r>
    </w:p>
    <w:p w:rsidR="00000000" w:rsidDel="00000000" w:rsidP="00000000" w:rsidRDefault="00000000" w:rsidRPr="00000000" w14:paraId="0000062D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Canais: E-mail marketing para base instalada (Cross-sell), Webinar sobre "Segurança Jurídica na Gestão de Políticas", LinkedIn Ads focado em Compliance Officers.</w:t>
      </w:r>
    </w:p>
    <w:p w:rsidR="00000000" w:rsidDel="00000000" w:rsidP="00000000" w:rsidRDefault="00000000" w:rsidRPr="00000000" w14:paraId="0000062E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Estratégia de Lançamento: Oferecer "Trial" do módulo para os top 20 clientes do Canal de Denúncias usarem em uma única política (ex: Código de Ética).</w:t>
      </w:r>
    </w:p>
    <w:p w:rsidR="00000000" w:rsidDel="00000000" w:rsidP="00000000" w:rsidRDefault="00000000" w:rsidRPr="00000000" w14:paraId="0000062F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Consultoria de criação: Pacote de serviço onde o time de MKT/Jurídico da CS entrevista a empresa e entrega os padrões de documentos  personalizados e diagramados.</w:t>
      </w:r>
    </w:p>
    <w:p w:rsidR="00000000" w:rsidDel="00000000" w:rsidP="00000000" w:rsidRDefault="00000000" w:rsidRPr="00000000" w14:paraId="00000630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Value Proposition: "Não perca tempo escrevendo. Use nossos templates validados juridicamente e foque na adesão."</w:t>
      </w:r>
    </w:p>
    <w:p w:rsidR="00000000" w:rsidDel="00000000" w:rsidP="00000000" w:rsidRDefault="00000000" w:rsidRPr="00000000" w14:paraId="00000631">
      <w:pPr>
        <w:ind w:left="720" w:firstLine="0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before="200" w:lineRule="auto"/>
        <w:rPr>
          <w:rFonts w:ascii="Montserrat ExtraBold" w:cs="Montserrat ExtraBold" w:eastAsia="Montserrat ExtraBold" w:hAnsi="Montserrat ExtraBold"/>
          <w:b w:val="1"/>
          <w:bCs w:val="1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34343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Montserrat ExtraBold" w:cs="Montserrat ExtraBold" w:eastAsia="Montserrat ExtraBold" w:hAnsi="Montserrat ExtraBold"/>
          <w:b w:val="1"/>
          <w:bCs w:val="1"/>
          <w:sz w:val="24"/>
          <w:szCs w:val="24"/>
          <w:rtl w:val="0"/>
        </w:rPr>
        <w:t xml:space="preserve">ℹ️ 14. Informações Adicionais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Nesta seção você pode encontrar informações adicionais sobre este projeto.</w:t>
      </w:r>
    </w:p>
    <w:p w:rsidR="00000000" w:rsidDel="00000000" w:rsidP="00000000" w:rsidRDefault="00000000" w:rsidRPr="00000000" w14:paraId="00000634">
      <w:pPr>
        <w:spacing w:before="200" w:lineRule="auto"/>
        <w:ind w:right="423.5433070866151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documentos serão divididos em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duas categorias: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ADESÃO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u w:val="single"/>
          <w:rtl w:val="0"/>
        </w:rPr>
        <w:t xml:space="preserve">com versionamento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(Políticas e Procedimentos)</w:t>
      </w:r>
    </w:p>
    <w:p w:rsidR="00000000" w:rsidDel="00000000" w:rsidP="00000000" w:rsidRDefault="00000000" w:rsidRPr="00000000" w14:paraId="00000636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numPr>
          <w:ilvl w:val="0"/>
          <w:numId w:val="13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 aceite (Li e concordo ou ciente; com/sem recorrência de aceite) - Políticas, termo de confidencialidade, termo LGPD, plano de continuidade de negócios, diretrizes, dresscode</w:t>
      </w:r>
    </w:p>
    <w:p w:rsidR="00000000" w:rsidDel="00000000" w:rsidP="00000000" w:rsidRDefault="00000000" w:rsidRPr="00000000" w14:paraId="00000638">
      <w:pPr>
        <w:numPr>
          <w:ilvl w:val="0"/>
          <w:numId w:val="13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Sem aceite (Manuais, procedimentos, cartilhas)</w:t>
      </w:r>
    </w:p>
    <w:p w:rsidR="00000000" w:rsidDel="00000000" w:rsidP="00000000" w:rsidRDefault="00000000" w:rsidRPr="00000000" w14:paraId="00000639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CIÊNCIA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434343"/>
          <w:sz w:val="20"/>
          <w:szCs w:val="20"/>
          <w:u w:val="single"/>
          <w:rtl w:val="0"/>
        </w:rPr>
        <w:t xml:space="preserve">sem versionamento; one-time; estático; específico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(Documentos gerais)</w:t>
      </w:r>
    </w:p>
    <w:p w:rsidR="00000000" w:rsidDel="00000000" w:rsidP="00000000" w:rsidRDefault="00000000" w:rsidRPr="00000000" w14:paraId="0000063B">
      <w:pPr>
        <w:spacing w:line="360" w:lineRule="auto"/>
        <w:ind w:right="423.5433070866151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numPr>
          <w:ilvl w:val="0"/>
          <w:numId w:val="43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 aceite (premiação anual, termos de equipamentos, uso de armários, solicitação de vale transporte, credencial de acesso do estacionamento, medidas disciplinares (individual).</w:t>
      </w:r>
    </w:p>
    <w:p w:rsidR="00000000" w:rsidDel="00000000" w:rsidP="00000000" w:rsidRDefault="00000000" w:rsidRPr="00000000" w14:paraId="0000063D">
      <w:pPr>
        <w:numPr>
          <w:ilvl w:val="0"/>
          <w:numId w:val="43"/>
        </w:numPr>
        <w:spacing w:line="360" w:lineRule="auto"/>
        <w:ind w:left="1440" w:right="423.5433070866151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Sem aceite (comunicação, atas de governança interna, aviso de férias, mudança de horários)</w:t>
      </w:r>
    </w:p>
    <w:p w:rsidR="00000000" w:rsidDel="00000000" w:rsidP="00000000" w:rsidRDefault="00000000" w:rsidRPr="00000000" w14:paraId="0000063E">
      <w:pPr>
        <w:spacing w:after="200" w:line="240" w:lineRule="auto"/>
        <w:jc w:val="both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Integração Banco de Pessoas: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O sistema deve consumir a estrutura de Departamentos e Cargos do produto principal da CS para facilitar a segmentação dos envios (ex: "Enviar para todo o Depto Financeiro").</w:t>
      </w:r>
    </w:p>
    <w:p w:rsidR="00000000" w:rsidDel="00000000" w:rsidP="00000000" w:rsidRDefault="00000000" w:rsidRPr="00000000" w14:paraId="00000640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Auditoria: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Logs de sistema devem ser exportáveis em formato JSON/CSV para auditores externos.</w:t>
      </w:r>
    </w:p>
    <w:p w:rsidR="00000000" w:rsidDel="00000000" w:rsidP="00000000" w:rsidRDefault="00000000" w:rsidRPr="00000000" w14:paraId="00000641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LGPD: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Implementar retenção de dados configurável (ex: anonimizar logs de ex-funcionários após 5 anos).</w:t>
      </w:r>
    </w:p>
    <w:p w:rsidR="00000000" w:rsidDel="00000000" w:rsidP="00000000" w:rsidRDefault="00000000" w:rsidRPr="00000000" w14:paraId="00000642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before="200" w:lineRule="auto"/>
        <w:rPr>
          <w:rFonts w:ascii="Figtree" w:cs="Figtree" w:eastAsia="Figtree" w:hAnsi="Figtree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widowControl w:val="0"/>
        <w:spacing w:before="240" w:line="275.9999942779541" w:lineRule="auto"/>
        <w:rPr>
          <w:rFonts w:ascii="Figtree" w:cs="Figtree" w:eastAsia="Figtree" w:hAnsi="Figtree"/>
          <w:b w:val="0"/>
          <w:bCs w:val="0"/>
          <w:color w:val="1f1f1f"/>
          <w:sz w:val="36"/>
          <w:szCs w:val="36"/>
        </w:rPr>
      </w:pPr>
      <w:bookmarkStart w:colFirst="0" w:colLast="0" w:name="_bvzzb5wqxpze" w:id="98"/>
      <w:bookmarkEnd w:id="98"/>
      <w:r w:rsidDel="00000000" w:rsidR="00000000" w:rsidRPr="00000000">
        <w:rPr>
          <w:rFonts w:ascii="Montserrat ExtraBold" w:cs="Montserrat ExtraBold" w:eastAsia="Montserrat ExtraBold" w:hAnsi="Montserrat ExtraBold"/>
          <w:sz w:val="24"/>
          <w:szCs w:val="24"/>
          <w:rtl w:val="0"/>
        </w:rPr>
        <w:t xml:space="preserve">🗓️ 11. Roadmap de Evolução (V2 e V3):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00" w:line="240" w:lineRule="auto"/>
        <w:jc w:val="both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Esta seção define o futuro do produto e não deve ser considerada para o desenvolvimento do MVP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before="200" w:lineRule="auto"/>
        <w:rPr>
          <w:rFonts w:ascii="Figtree" w:cs="Figtree" w:eastAsia="Figtree" w:hAnsi="Figtree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Versão 2 (Inteligência &amp; Educação)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numPr>
          <w:ilvl w:val="0"/>
          <w:numId w:val="28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Editor Online Nativo: Substituir upload de PDF por editor Rich Text (HTML) para melhor responsividade.</w:t>
      </w:r>
    </w:p>
    <w:p w:rsidR="00000000" w:rsidDel="00000000" w:rsidP="00000000" w:rsidRDefault="00000000" w:rsidRPr="00000000" w14:paraId="00000648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AI Generator: IA generativa que cria rascunhos de políticas baseadas no ramo da empresa ("Crie uma política de vestimenta para um banco").</w:t>
      </w:r>
    </w:p>
    <w:p w:rsidR="00000000" w:rsidDel="00000000" w:rsidP="00000000" w:rsidRDefault="00000000" w:rsidRPr="00000000" w14:paraId="00000649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AI Risk Analysis: IA analisa o "Banco de Pessoas" e sugere quem deve assinar quais documentos baseado em risco (ex: sugerir Política Anticorrupção para time de Compras).</w:t>
      </w:r>
    </w:p>
    <w:p w:rsidR="00000000" w:rsidDel="00000000" w:rsidP="00000000" w:rsidRDefault="00000000" w:rsidRPr="00000000" w14:paraId="0000064A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AI RAG (Tira-Dúvidas): Chatbot para o colaborador perguntar: "Posso aceitar presente de cliente?" e a IA responder baseada nos PDFs aceitos.</w:t>
      </w:r>
    </w:p>
    <w:p w:rsidR="00000000" w:rsidDel="00000000" w:rsidP="00000000" w:rsidRDefault="00000000" w:rsidRPr="00000000" w14:paraId="0000064B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LMS Locking (Trava Educacional):</w:t>
      </w:r>
    </w:p>
    <w:p w:rsidR="00000000" w:rsidDel="00000000" w:rsidP="00000000" w:rsidRDefault="00000000" w:rsidRPr="00000000" w14:paraId="0000064C">
      <w:pPr>
        <w:numPr>
          <w:ilvl w:val="1"/>
          <w:numId w:val="28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Regra: O botão "Aceitar" na política fica bloqueado.</w:t>
      </w:r>
    </w:p>
    <w:p w:rsidR="00000000" w:rsidDel="00000000" w:rsidP="00000000" w:rsidRDefault="00000000" w:rsidRPr="00000000" w14:paraId="0000064D">
      <w:pPr>
        <w:numPr>
          <w:ilvl w:val="1"/>
          <w:numId w:val="28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Mensagem: "Conclua o curso 'Combate à Corrupção' no LMS para liberar este aceite."</w:t>
      </w:r>
    </w:p>
    <w:p w:rsidR="00000000" w:rsidDel="00000000" w:rsidP="00000000" w:rsidRDefault="00000000" w:rsidRPr="00000000" w14:paraId="0000064E">
      <w:pPr>
        <w:numPr>
          <w:ilvl w:val="1"/>
          <w:numId w:val="28"/>
        </w:numPr>
        <w:ind w:left="144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Integração: Webhook recebendo status "Passed" do LMS libera o botão.</w:t>
      </w:r>
    </w:p>
    <w:p w:rsidR="00000000" w:rsidDel="00000000" w:rsidP="00000000" w:rsidRDefault="00000000" w:rsidRPr="00000000" w14:paraId="0000064F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Quiz no Documento: Inserir perguntas de verificação antes do aceite (dentro da própria ferramenta, sem precisar de LMS externo).</w:t>
      </w:r>
    </w:p>
    <w:p w:rsidR="00000000" w:rsidDel="00000000" w:rsidP="00000000" w:rsidRDefault="00000000" w:rsidRPr="00000000" w14:paraId="00000650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Adição de "Hierarquia de Departamentos" (Deptos Pai e Filho) para permitir que gestores regionais vejam dados de sub-departamentos</w:t>
      </w:r>
    </w:p>
    <w:p w:rsidR="00000000" w:rsidDel="00000000" w:rsidP="00000000" w:rsidRDefault="00000000" w:rsidRPr="00000000" w14:paraId="00000651">
      <w:pPr>
        <w:numPr>
          <w:ilvl w:val="0"/>
          <w:numId w:val="28"/>
        </w:numPr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[V2] O produto inclui um modelo comercial híbrido com venda de Kits de Templates de Políticas (consultoria jurídica/MKT) e roadmap evolutivo para uso de IA e integração governamental.</w:t>
      </w:r>
    </w:p>
    <w:p w:rsidR="00000000" w:rsidDel="00000000" w:rsidP="00000000" w:rsidRDefault="00000000" w:rsidRPr="00000000" w14:paraId="00000652">
      <w:pPr>
        <w:numPr>
          <w:ilvl w:val="0"/>
          <w:numId w:val="28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Consultoria: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Ofertar serviços de criação/personalização de documentos envolvendo o time de Marketing/Jurídico da CS.</w:t>
      </w:r>
    </w:p>
    <w:p w:rsidR="00000000" w:rsidDel="00000000" w:rsidP="00000000" w:rsidRDefault="00000000" w:rsidRPr="00000000" w14:paraId="00000653">
      <w:pPr>
        <w:numPr>
          <w:ilvl w:val="0"/>
          <w:numId w:val="28"/>
        </w:numPr>
        <w:spacing w:after="200" w:line="240" w:lineRule="auto"/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RN09. Quiz bloqueante: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Se configurado, o colaborador só pode aceitar a política se acertar X% do Quiz. Em caso de falha, deve ser forçado a reler o conteúdo antes de tentar novamente (Cooldown de 5 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numPr>
          <w:ilvl w:val="0"/>
          <w:numId w:val="28"/>
        </w:numPr>
        <w:spacing w:after="200" w:line="240" w:lineRule="auto"/>
        <w:ind w:left="720" w:hanging="36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RN12. Atalho do envolvido: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Deve ser possível acessar as informações de documentos pendentes da pessoa envolvida via Relato e via Investigações.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565"/>
        <w:gridCol w:w="2850"/>
        <w:gridCol w:w="3165"/>
        <w:tblGridChange w:id="0">
          <w:tblGrid>
            <w:gridCol w:w="2010"/>
            <w:gridCol w:w="2565"/>
            <w:gridCol w:w="2850"/>
            <w:gridCol w:w="316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7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Integração 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8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Documentos e Denúncias em sistemas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9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commentRangeStart w:id="146"/>
            <w:commentRangeStart w:id="147"/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Visualização de aceites no protocolo de denúncia 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A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commentRangeEnd w:id="146"/>
            <w:r w:rsidDel="00000000" w:rsidR="00000000" w:rsidRPr="00000000">
              <w:commentReference w:id="146"/>
            </w:r>
            <w:commentRangeEnd w:id="147"/>
            <w:r w:rsidDel="00000000" w:rsidR="00000000" w:rsidRPr="00000000">
              <w:commentReference w:id="147"/>
            </w:r>
            <w:commentRangeStart w:id="148"/>
            <w:commentRangeStart w:id="149"/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Correlação por IA entre perfil de risco e adesão normativa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B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commentRangeEnd w:id="148"/>
            <w:r w:rsidDel="00000000" w:rsidR="00000000" w:rsidRPr="00000000">
              <w:commentReference w:id="148"/>
            </w:r>
            <w:commentRangeEnd w:id="149"/>
            <w:r w:rsidDel="00000000" w:rsidR="00000000" w:rsidRPr="00000000">
              <w:commentReference w:id="149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C">
            <w:pPr>
              <w:spacing w:line="342.85714285714283" w:lineRule="auto"/>
              <w:rPr>
                <w:rFonts w:ascii="Arial" w:cs="Arial" w:eastAsia="Arial" w:hAnsi="Arial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Processo burocrático e reativo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D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Notificações via WhatsApp e E-mail 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E">
            <w:pPr>
              <w:spacing w:after="240" w:line="342.85714285714283" w:lineRule="auto"/>
              <w:rPr>
                <w:rFonts w:ascii="Arial" w:cs="Arial" w:eastAsia="Arial" w:hAnsi="Arial"/>
                <w:color w:val="1f1f1f"/>
                <w:sz w:val="21"/>
                <w:szCs w:val="21"/>
              </w:rPr>
            </w:pPr>
            <w:commentRangeStart w:id="150"/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Gamificação e Quizzes bloqueantes de alto impacto </w:t>
            </w:r>
          </w:p>
        </w:tc>
      </w:tr>
    </w:tbl>
    <w:p w:rsidR="00000000" w:rsidDel="00000000" w:rsidP="00000000" w:rsidRDefault="00000000" w:rsidRPr="00000000" w14:paraId="0000065F">
      <w:pPr>
        <w:rPr>
          <w:rFonts w:ascii="Figtree" w:cs="Figtree" w:eastAsia="Figtree" w:hAnsi="Figtree"/>
          <w:color w:val="434343"/>
          <w:sz w:val="20"/>
          <w:szCs w:val="20"/>
        </w:rPr>
      </w:pPr>
      <w:commentRangeEnd w:id="150"/>
      <w:r w:rsidDel="00000000" w:rsidR="00000000" w:rsidRPr="00000000">
        <w:commentReference w:id="1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commentRangeStart w:id="151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Quiz Pass Rate: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% de aprovação no teste de conhecimento na primeira tentativa (mede a clareza do documento).</w:t>
      </w:r>
      <w:commentRangeEnd w:id="151"/>
      <w:r w:rsidDel="00000000" w:rsidR="00000000" w:rsidRPr="00000000">
        <w:commentReference w:id="151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(kpi)</w:t>
      </w:r>
    </w:p>
    <w:p w:rsidR="00000000" w:rsidDel="00000000" w:rsidP="00000000" w:rsidRDefault="00000000" w:rsidRPr="00000000" w14:paraId="00000661">
      <w:pPr>
        <w:numPr>
          <w:ilvl w:val="0"/>
          <w:numId w:val="35"/>
        </w:numPr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Adaptação dos documentos pra pegar variáveis de pessoas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color w:val="434343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highlight w:val="yellow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highlight w:val="yellow"/>
          <w:rtl w:val="0"/>
        </w:rPr>
        <w:t xml:space="preserve"> US-02: Fluxo de aprovação de uma política criada</w:t>
      </w:r>
    </w:p>
    <w:p w:rsidR="00000000" w:rsidDel="00000000" w:rsidP="00000000" w:rsidRDefault="00000000" w:rsidRPr="00000000" w14:paraId="00000663">
      <w:pPr>
        <w:spacing w:after="240" w:before="240" w:lineRule="auto"/>
        <w:ind w:left="720" w:firstLine="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commentRangeStart w:id="152"/>
      <w:commentRangeStart w:id="153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usuário gestor/admin geral</w:t>
      </w:r>
      <w:commentRangeEnd w:id="152"/>
      <w:r w:rsidDel="00000000" w:rsidR="00000000" w:rsidRPr="00000000">
        <w:commentReference w:id="152"/>
      </w:r>
      <w:commentRangeEnd w:id="153"/>
      <w:r w:rsidDel="00000000" w:rsidR="00000000" w:rsidRPr="00000000">
        <w:commentReference w:id="153"/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ao criar uma política, quero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encaminhá-la para </w:t>
      </w:r>
      <w:commentRangeStart w:id="154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aprovação dos revisores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,</w:t>
      </w:r>
      <w:commentRangeEnd w:id="154"/>
      <w:r w:rsidDel="00000000" w:rsidR="00000000" w:rsidRPr="00000000">
        <w:commentReference w:id="154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visando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 evitar erros e garantir a assertividade na redação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das políticas antes de enviá-las aos colaboradores da empresa.</w:t>
      </w:r>
    </w:p>
    <w:p w:rsidR="00000000" w:rsidDel="00000000" w:rsidP="00000000" w:rsidRDefault="00000000" w:rsidRPr="00000000" w14:paraId="00000664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 usuário gestor poderá enviar o documento para a empresa somente após a aprovação de todos os revisores designados. Nesse caso, o status do documento passará de aprovado para pendente de aceite. </w:t>
      </w:r>
    </w:p>
    <w:p w:rsidR="00000000" w:rsidDel="00000000" w:rsidP="00000000" w:rsidRDefault="00000000" w:rsidRPr="00000000" w14:paraId="00000665">
      <w:pPr>
        <w:numPr>
          <w:ilvl w:val="1"/>
          <w:numId w:val="37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2: 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Os status dos documentos serão “enviado para aprovação”, “aprovado” “pendente (de aceite dos colaboradores)”, “aceito e “inativo/expirado”.</w:t>
      </w:r>
    </w:p>
    <w:p w:rsidR="00000000" w:rsidDel="00000000" w:rsidP="00000000" w:rsidRDefault="00000000" w:rsidRPr="00000000" w14:paraId="00000666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commentRangeStart w:id="155"/>
      <w:commentRangeStart w:id="156"/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Dashboard Indicadores: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3 principais indicadores de Total de arquivos / Percentual médio de aceite / Quantidade de pendências. Gráficos de Pizza ("Rosca") mostrando status gerais dos documentos: Aceito, Pendente, Recusado, </w:t>
      </w:r>
      <w:commentRangeStart w:id="157"/>
      <w:commentRangeStart w:id="158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Vencido</w:t>
      </w:r>
      <w:commentRangeEnd w:id="157"/>
      <w:r w:rsidDel="00000000" w:rsidR="00000000" w:rsidRPr="00000000">
        <w:commentReference w:id="157"/>
      </w:r>
      <w:commentRangeEnd w:id="158"/>
      <w:r w:rsidDel="00000000" w:rsidR="00000000" w:rsidRPr="00000000">
        <w:commentReference w:id="158"/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. Gráficos de barras devem segmentar o status de aceite por Classificação (ex: "90% de aceites em Políticas", "45% em Procedimentos") e por departamento. </w:t>
      </w:r>
      <w:commentRangeStart w:id="159"/>
      <w:commentRangeStart w:id="160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Pontos de atenção de documentos (se um departamento apresenta um alto volume de denúncias e, simultaneamente, baixas taxas de aceite). </w:t>
      </w:r>
      <w:commentRangeEnd w:id="159"/>
      <w:r w:rsidDel="00000000" w:rsidR="00000000" w:rsidRPr="00000000">
        <w:commentReference w:id="159"/>
      </w:r>
      <w:commentRangeEnd w:id="160"/>
      <w:r w:rsidDel="00000000" w:rsidR="00000000" w:rsidRPr="00000000">
        <w:commentReference w:id="160"/>
      </w:r>
      <w:commentRangeEnd w:id="155"/>
      <w:r w:rsidDel="00000000" w:rsidR="00000000" w:rsidRPr="00000000">
        <w:commentReference w:id="155"/>
      </w:r>
      <w:commentRangeEnd w:id="156"/>
      <w:r w:rsidDel="00000000" w:rsidR="00000000" w:rsidRPr="00000000">
        <w:commentReference w:id="1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00" w:line="240" w:lineRule="auto"/>
        <w:jc w:val="both"/>
        <w:rPr>
          <w:b w:val="1"/>
          <w:bCs w:val="1"/>
          <w:color w:val="434343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highlight w:val="yellow"/>
          <w:rtl w:val="0"/>
        </w:rPr>
        <w:t xml:space="preserve">REVISOR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ID: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US-01</w:t>
      </w:r>
      <w:commentRangeStart w:id="161"/>
      <w:r w:rsidDel="00000000" w:rsidR="00000000" w:rsidRPr="00000000">
        <w:rPr>
          <w:color w:val="434343"/>
          <w:sz w:val="20"/>
          <w:szCs w:val="20"/>
          <w:rtl w:val="0"/>
        </w:rPr>
        <w:t xml:space="preserve">: Revisão e aprovação de políticas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40" w:before="240" w:lineRule="auto"/>
        <w:ind w:left="720" w:firstLine="0"/>
        <w:jc w:val="both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revisor,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eu quero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 receber a política redigida para aprová-la ou propor mudanças, 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para </w:t>
      </w: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garantir que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evitaremos erros, sendo assertivos na redação</w:t>
      </w: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 das políticas antes de enviá-las aos colaboradores da empresa.</w:t>
      </w:r>
    </w:p>
    <w:p w:rsidR="00000000" w:rsidDel="00000000" w:rsidP="00000000" w:rsidRDefault="00000000" w:rsidRPr="00000000" w14:paraId="0000066A">
      <w:pPr>
        <w:numPr>
          <w:ilvl w:val="0"/>
          <w:numId w:val="38"/>
        </w:numPr>
        <w:spacing w:before="240" w:lineRule="auto"/>
        <w:ind w:left="72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Critérios de Aceitação (ACs):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numPr>
          <w:ilvl w:val="1"/>
          <w:numId w:val="38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rtl w:val="0"/>
        </w:rPr>
        <w:t xml:space="preserve">AC 1: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O revisor receberá uma notificação por e-mail referente a pendência de aprovação da política.</w:t>
      </w:r>
    </w:p>
    <w:p w:rsidR="00000000" w:rsidDel="00000000" w:rsidP="00000000" w:rsidRDefault="00000000" w:rsidRPr="00000000" w14:paraId="0000066C">
      <w:pPr>
        <w:numPr>
          <w:ilvl w:val="1"/>
          <w:numId w:val="38"/>
        </w:numPr>
        <w:ind w:left="1440" w:hanging="360"/>
        <w:rPr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AC 2: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O revisor somente terá acesso à revisão das políticas que lhe forem atribuídas pelo usuário gestor/admin geral.</w:t>
      </w:r>
      <w:commentRangeEnd w:id="161"/>
      <w:r w:rsidDel="00000000" w:rsidR="00000000" w:rsidRPr="00000000">
        <w:commentReference w:id="1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before="200" w:lineRule="auto"/>
        <w:rPr>
          <w:rFonts w:ascii="Figtree" w:cs="Figtree" w:eastAsia="Figtree" w:hAnsi="Figtree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434343"/>
          <w:sz w:val="20"/>
          <w:szCs w:val="20"/>
          <w:rtl w:val="0"/>
        </w:rPr>
        <w:t xml:space="preserve">Versão 3 (Identidade Governamental)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numPr>
          <w:ilvl w:val="0"/>
          <w:numId w:val="32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Integração Gov.br: Permitir login e assinatura utilizando as credenciais Gov.br (Nível Prata/Ouro) para documentos de alto risco crítico, elevando o nível de validade jurídica para Assinatura Avançada/Qualificada.</w:t>
      </w:r>
    </w:p>
    <w:p w:rsidR="00000000" w:rsidDel="00000000" w:rsidP="00000000" w:rsidRDefault="00000000" w:rsidRPr="00000000" w14:paraId="00000671">
      <w:pPr>
        <w:numPr>
          <w:ilvl w:val="0"/>
          <w:numId w:val="32"/>
        </w:numPr>
        <w:spacing w:before="200" w:lineRule="auto"/>
        <w:ind w:left="720" w:hanging="360"/>
        <w:rPr>
          <w:rFonts w:ascii="Figtree" w:cs="Figtree" w:eastAsia="Figtree" w:hAnsi="Figtree"/>
          <w:color w:val="434343"/>
          <w:sz w:val="20"/>
          <w:szCs w:val="20"/>
        </w:rPr>
      </w:pPr>
      <w:commentRangeStart w:id="162"/>
      <w:r w:rsidDel="00000000" w:rsidR="00000000" w:rsidRPr="00000000">
        <w:rPr>
          <w:rFonts w:ascii="Figtree" w:cs="Figtree" w:eastAsia="Figtree" w:hAnsi="Figtree"/>
          <w:color w:val="434343"/>
          <w:sz w:val="20"/>
          <w:szCs w:val="20"/>
          <w:rtl w:val="0"/>
        </w:rPr>
        <w:t xml:space="preserve">Vender integração customizada para a API do sistema de assinatura que o cliente já tem contratada</w:t>
      </w:r>
      <w:commentRangeEnd w:id="162"/>
      <w:r w:rsidDel="00000000" w:rsidR="00000000" w:rsidRPr="00000000">
        <w:commentReference w:id="16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before="200" w:lineRule="auto"/>
        <w:rPr>
          <w:rFonts w:ascii="Figtree" w:cs="Figtree" w:eastAsia="Figtree" w:hAnsi="Figtree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0" w:type="default"/>
      <w:type w:val="continuous"/>
      <w:pgSz w:h="16834" w:w="11909" w:orient="portrait"/>
      <w:pgMar w:bottom="566.9291338582677" w:top="566.9291338582677" w:left="566.9291338582677" w:right="566.9291338582677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an Lucca Guerreiro Chiodo" w:id="47" w:date="2026-03-23T16:50:18Z"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@karina.yamashita@contatoseguro.com.br um fluxo para cada ação de categoria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 falta das categorias na etapa de criação do documento. Tem que incluir ali.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48" w:date="2026-03-23T18:36:29Z"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ajustado</w:t>
      </w:r>
    </w:p>
  </w:comment>
  <w:comment w:author="Gian Lucca Guerreiro Chiodo" w:id="51" w:date="2026-03-23T16:50:18Z"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@karina.yamashita@contatoseguro.com.br um fluxo para cada ação de categoria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 falta das categorias na etapa de criação do documento. Tem que incluir ali.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52" w:date="2026-03-23T18:36:29Z"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ajustado</w:t>
      </w:r>
    </w:p>
  </w:comment>
  <w:comment w:author="Nicole Pessoa Guimarães" w:id="152" w:date="2026-02-25T13:49:25Z"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gestor só consegue criar para o próprio departamento, admin geral consegue para todos</w:t>
      </w:r>
    </w:p>
  </w:comment>
  <w:comment w:author="Karina Yamashita" w:id="153" w:date="2026-02-27T13:25:44Z"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lembrando que é necessário criar uma regra de exceção, para casos em que um gestor de departamento específico precisa adicionar um documento que precisa do aceite de toda empresa</w:t>
      </w:r>
    </w:p>
  </w:comment>
  <w:comment w:author="Nicole Pessoa Guimarães" w:id="58" w:date="2026-03-23T19:06:25Z"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entendi o que falta colocar aqui! A RN19 fala sobre não poder excluir as class. se elas possuirem docs vinculados e as permissoes ja falam sobre quem o acesso ao crud de classificaçao</w:t>
      </w:r>
    </w:p>
  </w:comment>
  <w:comment w:author="Gian Lucca Guerreiro Chiodo" w:id="59" w:date="2026-03-23T16:59:46Z"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@karina.yamashita@contatoseguro.com.br ficou faltando essa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Edição tbm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 de não repetir o nome da classificação tbm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60" w:date="2026-03-23T19:07:18Z"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adicionei a de repetição do nome, mas as permissões já falam sobre quem tem o crud de classificaçao.. precisa colocar de novo como rn?</w:t>
      </w:r>
    </w:p>
  </w:comment>
  <w:comment w:author="Karina Yamashita" w:id="162" w:date="2026-03-05T19:28:42Z"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Vejo isso com um grande diferencial do mercado, pois assim o cliente mantém a ferramenta de assinatura que gosta/tem e seria uma customização legal de se fazer pensando no que o Haas comentou na reunião sobre produto, onde os produtos seriam altamente customizados.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adendo, esse tipo de integração hoje é uma dor, pois por mais que as empresas tenham times de devs internos é muito difícil o "empréstimo de devs" para a realização desta tarefa.</w:t>
      </w:r>
    </w:p>
  </w:comment>
  <w:comment w:author="Pedro Machado Sobucki" w:id="86" w:date="2026-02-18T14:32:02Z"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- Back</w:t>
      </w:r>
    </w:p>
  </w:comment>
  <w:comment w:author="Gian Lucca Guerreiro Chiodo" w:id="8" w:date="2026-03-11T14:08:15Z"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só PDF, acho que isso acabou mudando né?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Gian Lucca Guerreiro Chiodo" w:id="151" w:date="2026-02-12T14:55:21Z"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</w:t>
      </w:r>
    </w:p>
  </w:comment>
  <w:comment w:author="Karina Yamashita" w:id="142" w:date="2026-02-12T14:56:41Z"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Poderíamos pensar aqui em utilizar algo em linha com o formato proposta para comitês inativos, também. O que acham?</w:t>
      </w:r>
    </w:p>
  </w:comment>
  <w:comment w:author="Gian Lucca Guerreiro Chiodo" w:id="6" w:date="2026-03-11T14:12:55Z"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lembrar da reciclagem em casos de "versionados"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Gian Lucca Guerreiro Chiodo" w:id="7" w:date="2026-03-11T14:12:35Z"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lembrar da reciclagem em casos de "não versionados"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Karina Yamashita" w:id="68" w:date="2026-03-25T11:22:20Z"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ter documentos sem prazo final, vamos deixar essa data ficar em aberto? Sem ser preenchida.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Pois, podemos ter documentos que possuem versionamento de acordo com mudanças em legislações, políticas internas e outros fatores.</w:t>
      </w:r>
    </w:p>
  </w:comment>
  <w:comment w:author="Nicole Pessoa Guimarães" w:id="69" w:date="2026-03-25T12:36:05Z"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entendo que nenhum documento de adesão seria sem prazo</w:t>
      </w:r>
    </w:p>
  </w:comment>
  <w:comment w:author="Karina Yamashita" w:id="70" w:date="2026-03-25T12:48:24Z"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 e se quem cadastra não tiver em mente o prazo definido? Como no exemplo. 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ele só seria notificado e poderia alterar a data do prazo de vigência para uma data futura?</w:t>
      </w:r>
    </w:p>
  </w:comment>
  <w:comment w:author="Nicole Pessoa Guimarães" w:id="105" w:date="2026-02-25T13:43:15Z"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 sentido?</w:t>
      </w:r>
    </w:p>
  </w:comment>
  <w:comment w:author="Gian Lucca Guerreiro Chiodo" w:id="106" w:date="2026-03-11T14:56:59Z"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vamos criar as regrinhas na Criação do documento, não vai ser necessário incluir essa checkbox</w:t>
      </w:r>
    </w:p>
  </w:comment>
  <w:comment w:author="Pedro Machado Sobucki" w:id="137" w:date="2026-02-18T20:10:09Z"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definido apenas pelas permissões, parece muito gamb. talvez pensar numa definição explícita de quem são esses caras ou mudar o critério de notificação.</w:t>
      </w:r>
    </w:p>
  </w:comment>
  <w:comment w:author="Karina Yamashita" w:id="138" w:date="2026-02-19T11:42:35Z"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dito anteriormente, sobre a ideia de departamentos serem os comitês nesta plataforma, poderia ser a notificação por departamento vinculado ao documento e quem tem acesso a estes departamentos + permissão de leitura/escrita em documentos</w:t>
      </w:r>
    </w:p>
  </w:comment>
  <w:comment w:author="Nicole Pessoa Guimarães" w:id="13" w:date="2026-03-11T12:26:40Z"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revisar; fui adicionando algumas coisas que poderiam fazer sentido para o produto num geral mas não chegamos a debater nada disso</w:t>
      </w:r>
    </w:p>
  </w:comment>
  <w:comment w:author="Gian Lucca Guerreiro Chiodo" w:id="72" w:date="2026-03-16T20:56:14Z"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acho que podemos pensar em mais critérios de aceite aqui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muda pro doc?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eu escolher o tipo 1?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eu escolher o tipo 2?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muda algo na visualização?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configurações?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Karina Yamashita" w:id="73" w:date="2026-03-25T12:55:35Z"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 posso acrescentar aqui =)</w:t>
      </w:r>
    </w:p>
  </w:comment>
  <w:comment w:author="Gian Lucca Guerreiro Chiodo" w:id="16" w:date="2026-03-11T14:20:55Z"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https://drive.google.com/file/d/1YuMjYZC4xNIJi5DCJl6NvTLUvJMVGBxs/view?usp=sharing</w:t>
      </w:r>
    </w:p>
  </w:comment>
  <w:comment w:author="Pedro Machado Sobucki" w:id="139" w:date="2026-02-18T20:13:45Z"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teremos um mecanismo parecido com o de pesquisas para adicionar visualizadores únicos que não estão inclusos no grupo designado?</w:t>
      </w:r>
    </w:p>
  </w:comment>
  <w:comment w:author="Pedro Machado Sobucki" w:id="146" w:date="2026-02-18T14:34:07Z"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ter isso?</w:t>
      </w:r>
    </w:p>
  </w:comment>
  <w:comment w:author="Nicole Pessoa Guimarães" w:id="147" w:date="2026-02-18T16:15:28Z"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relatos/investigações apenas na v2, na v1 apenas integrar com banco de pessoas</w:t>
      </w:r>
    </w:p>
  </w:comment>
  <w:comment w:author="Pedro Machado Sobucki" w:id="148" w:date="2026-02-18T14:34:23Z"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ter isso também? Como vai ser feito?</w:t>
      </w:r>
    </w:p>
  </w:comment>
  <w:comment w:author="Nicole Pessoa Guimarães" w:id="149" w:date="2026-02-18T16:44:57Z"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</w:t>
      </w:r>
    </w:p>
  </w:comment>
  <w:comment w:author="Pedro Machado Sobucki" w:id="140" w:date="2026-02-18T20:14:45Z"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- Backend</w:t>
      </w:r>
    </w:p>
  </w:comment>
  <w:comment w:author="Nicole Pessoa Guimarães" w:id="76" w:date="2026-03-25T19:49:35Z"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@vinicius.ribeiro@contatoseguro.com.br é possível fazer isso?</w:t>
      </w:r>
    </w:p>
  </w:comment>
  <w:comment w:author="Vinicius Santana Ribeiro" w:id="77" w:date="2026-03-26T12:24:09Z"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possível, mas não vejo motivo disso ser necessário.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Estamos disponibilizando o mesmo documento para todos os departamentos e vamos ter cenário em que o tempo de leitura obrigatório (que seria o tempo mínimo que iriam demorar pra ler) possa ser diferente?</w:t>
      </w:r>
    </w:p>
  </w:comment>
  <w:comment w:author="Nicole Pessoa Guimarães" w:id="78" w:date="2026-03-26T12:35:34Z"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ideia surgiu do nosso administrativo, para casos em que a diretoria, por ex., precisa assinar um documento de rotina de forma rápida e ter o tempo de leitura ali seria ruim pra eles. Mas não vejo problema de isso ser adicionado no produto mais pra frente!</w:t>
      </w:r>
    </w:p>
  </w:comment>
  <w:comment w:author="Vinicius Santana Ribeiro" w:id="79" w:date="2026-03-26T12:46:16Z"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Entendi.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Acredito que seja melhor fazermos agora, uma migração futura ficaria mais complexo.</w:t>
      </w:r>
    </w:p>
  </w:comment>
  <w:comment w:author="Pedro Machado Sobucki" w:id="150" w:date="2026-02-18T14:34:56Z"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vamos ter agora. Além dos Quizzes, não entendi onde a "Gamificação" entra</w:t>
      </w:r>
    </w:p>
  </w:comment>
  <w:comment w:author="Gian Lucca Guerreiro Chiodo" w:id="11" w:date="2026-03-11T14:52:32Z"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pensar nessa lógica e entendimento do pq isso existe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para permitir que crie o doc, mas não queira enviar na hora para dar o "start" na vigência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se fosse algo, "vai valer a partir de Abril", mas já ta aprovado e foi sinalizado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12" w:date="2026-03-11T16:55:19Z"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@michael.ayres@contatoseguro.com.br</w:t>
      </w:r>
    </w:p>
  </w:comment>
  <w:comment w:author="Pedro Machado Sobucki" w:id="109" w:date="2026-02-18T15:08:10Z"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- Back</w:t>
      </w:r>
    </w:p>
  </w:comment>
  <w:comment w:author="Pedro Machado Sobucki" w:id="100" w:date="2026-02-18T15:08:42Z"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Precisamos criar o template na twilio. Lembrar que é MUITO limitado para whats</w:t>
      </w:r>
    </w:p>
  </w:comment>
  <w:comment w:author="Pedro Machado Sobucki" w:id="101" w:date="2026-02-18T15:11:44Z"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Gestor silencia as notificações para si? Para os colaboradores? O que são "notificações menores"?</w:t>
      </w:r>
    </w:p>
  </w:comment>
  <w:comment w:author="Nicole Pessoa Guimarães" w:id="102" w:date="2026-02-18T16:58:19Z"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gestor conseguiria personalizar as notificações para si. As notificações menores seriam receber notif de cada pessoa que assinar o documento, por exemplo. 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os colaboradores, teria a automação de notificações de cobrança a cada X dias (que entendi que seria monetizado), ou o gestor entra na plataforma e notifica manualmente as pessoas com assinatura pendente</w:t>
      </w:r>
    </w:p>
  </w:comment>
  <w:comment w:author="Guilherme Rodrigues de Oliveira" w:id="103" w:date="2026-02-24T11:25:55Z"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os gestores não seria interessante receber notificações com base em % de aceites? Assim ele fica atualizado sem ser notificado a todo momento</w:t>
      </w:r>
    </w:p>
  </w:comment>
  <w:comment w:author="Gian Lucca Guerreiro Chiodo" w:id="104" w:date="2026-03-11T14:55:42Z"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essa AC vai cair, lembrar de reanalisar quando formos falar das notificações @nicole.guimaraes@contatoseguro.com.br</w:t>
      </w:r>
    </w:p>
  </w:comment>
  <w:comment w:author="Pedro Machado Sobucki" w:id="99" w:date="2026-02-18T15:12:31Z"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ser feito via job, ex: cenário onde existem 1000 colaboradores para notificar.</w:t>
      </w:r>
    </w:p>
  </w:comment>
  <w:comment w:author="Gian Lucca Guerreiro Chiodo" w:id="9" w:date="2026-03-11T14:28:42Z"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documentar a parte dos tipos de arquivos dos templates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Gian Lucca Guerreiro Chiodo" w:id="40" w:date="2026-03-23T15:36:07Z"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@karina.yamashita@contatoseguro.com.br @nicole.guimaraes@contatoseguro.com.br temos mais pontos pra trazer aqui?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aquelas regrinhas de inativar ou deletar Setores que falamos, acho uma boa estar nas Regras de Negócio dessa US.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pode excluir / inativar se...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transcrição da nossa agenda da semana passada.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karina.yamashita@contatoseguro.com.br_</w:t>
      </w:r>
    </w:p>
  </w:comment>
  <w:comment w:author="Karina Yamashita" w:id="41" w:date="2026-03-23T15:38:12Z"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agrupar nesse momento? Tinha entendido que seria algo para um segundo momento</w:t>
      </w:r>
    </w:p>
  </w:comment>
  <w:comment w:author="Nicole Pessoa Guimarães" w:id="74" w:date="2026-03-25T17:52:48Z"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quando tenta passar para a próxima etapa? temos que ver em que parte do fluxo da criaçao isso sera definido</w:t>
      </w:r>
    </w:p>
  </w:comment>
  <w:comment w:author="Nicole Pessoa Guimarães" w:id="93" w:date="2026-02-18T14:03:02Z"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add o documento no sistema, o usuário pode assinalar checkbox de "documento de onboarding" para que ele seja enviado automaticamente na entrada de novo colaborador -- faz sentido?</w:t>
      </w:r>
    </w:p>
  </w:comment>
  <w:comment w:author="Leonardo de Camargo Falcoski" w:id="94" w:date="2026-02-18T17:00:02Z"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Interessante. Nesse caminho, estamos indo por opções/tipos fixos, como "entrada" e "saída" do colaborador.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isso, que é mais simples, mas mais limitado, ou podemos fazer algo mais dinâmico.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tu acha que faz sentido aqui, @pedro.sobucki@contatoseguro.com.br</w:t>
      </w:r>
    </w:p>
  </w:comment>
  <w:comment w:author="Leonardo de Camargo Falcoski" w:id="95" w:date="2026-02-18T17:01:24Z"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 que dei o exemplo do "saída do colaborador", mas não faço a mínima ideia de como definir essa ação dentro do sistema, seja com tipo fixo ou dinâmico.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ignorar e focar somente na entrada por enquanto?</w:t>
      </w:r>
    </w:p>
  </w:comment>
  <w:comment w:author="Leonardo de Camargo Falcoski" w:id="96" w:date="2026-02-18T17:13:40Z"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de saída me parecem bem importantes, então talvez seja interessante analisar o que outras ferramentas do mercado fazem e até mesmo como nós fazemos aqui dentro, falando com a Helo/RH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@julia.klug@contatoseguro.com.br</w:t>
      </w:r>
    </w:p>
  </w:comment>
  <w:comment w:author="Nicole Pessoa Guimarães" w:id="97" w:date="2026-02-18T17:14:51Z"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Boa! Faz sentido. Pensar em documentos ao longo de todo o ciclo do colaborador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reação no total.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Leonardo de Camargo Falcoski reagiu com 👍: 2026-02-18 17:21 PM.</w:t>
      </w:r>
    </w:p>
  </w:comment>
  <w:comment w:author="Karina Yamashita" w:id="98" w:date="2026-02-19T11:00:58Z"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a possibilidade de envio destes documentos quando eu cadastro uma nova pessoa. Como hoje fazemos com relatos vinculados, quando cadastro a pessoa diretamente no relato, temos acesso a um pergunta que permite ou não esse vinculo.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Poderíamos segregar os documentos por classificação e permitir múltiplas classificações, como temos em planos de ação. Assim, poderíamos ter, por exemplo, um documento com as classificações políticas e onboarding, onde onboarding indica dos documentos que podem ser enviadas neste cadastro</w:t>
      </w:r>
    </w:p>
  </w:comment>
  <w:comment w:author="Nicole Pessoa Guimarães" w:id="83" w:date="2026-03-25T18:04:53Z"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colaborador</w:t>
      </w:r>
    </w:p>
  </w:comment>
  <w:comment w:author="Gian Lucca Guerreiro Chiodo" w:id="17" w:date="2026-03-23T15:19:34Z"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como vai ser a ativação da nova plataforma pro Cliente?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aqui tbm.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com a Ju como é o de Pesquisas, pra gente poder replicar a lógica.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racional é o que faz o submódulo "Gestão de Documentos" aparecer para os "Cliente-empresas" daquele "Cliente".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cliente não tem a plataforma contratada, nem devemos liberar o submódulo para criar os Grupos/Setores.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Karina Yamashita" w:id="18" w:date="2026-03-23T17:05:02Z"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ativar a nova plataforma será via Cliente &gt; Módulos Cliente-Plataformas, como todas as outras plataformas do sistema.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este módulo do Cliente-empresa seria utilizado?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sei se faz sentido adicionarmos Setores/Grupos em um módulo de Gestão de Documentos, uma vez que a ideia é que no futuro tenhamos Setores/Grupos sendo utilizado nas outras plataformas.</w:t>
      </w:r>
    </w:p>
  </w:comment>
  <w:comment w:author="Pedro Machado Sobucki" w:id="84" w:date="2026-02-18T14:06:05Z"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- Back</w:t>
      </w:r>
    </w:p>
  </w:comment>
  <w:comment w:author="Nicole Pessoa Guimarães" w:id="82" w:date="2026-03-25T18:04:23Z"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épico colaborador</w:t>
      </w:r>
    </w:p>
  </w:comment>
  <w:comment w:author="Nicole Pessoa Guimarães" w:id="155" w:date="2026-02-18T13:49:33Z"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Sugestão: 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documentos ativos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aceites pendentes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taxa de aceite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aceite por departamento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aceite por documento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aceite por classificação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pizza com status por documento (#  docs aceitos, # docs pendentes, # docs recusados)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dias para expirar o doc (listagem)</w:t>
      </w:r>
    </w:p>
  </w:comment>
  <w:comment w:author="Nicole Pessoa Guimarães" w:id="156" w:date="2026-02-18T13:53:13Z"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gráficos clicáveis para filtrar</w:t>
      </w:r>
    </w:p>
  </w:comment>
  <w:comment w:author="Nicole Pessoa Guimarães" w:id="81" w:date="2026-03-25T18:03:48Z"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épico colaborador</w:t>
      </w:r>
    </w:p>
  </w:comment>
  <w:comment w:author="Karina Yamashita" w:id="154" w:date="2026-02-27T13:35:54Z"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como acontece esse fluxo.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 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sempre são os mesmos revisores?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todos documentos precisam de revisores?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existe um padrão?</w:t>
      </w:r>
    </w:p>
  </w:comment>
  <w:comment w:author="Nicole Pessoa Guimarães" w:id="65" w:date="2026-03-27T13:23:42Z"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público?</w:t>
      </w:r>
    </w:p>
  </w:comment>
  <w:comment w:author="Karina Yamashita" w:id="33" w:date="2026-03-23T15:26:44Z"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Mas, os setores não serão usados para as outras plataformas? Por que incluiríamos em um módulo Gestão de Documentos? Não faz mas sentido ser em configurações?</w:t>
      </w:r>
    </w:p>
  </w:comment>
  <w:comment w:author="Karina Yamashita" w:id="34" w:date="2026-03-24T14:21:41Z"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Respondido na anotação da reunião sobre departamentos</w:t>
      </w:r>
    </w:p>
  </w:comment>
  <w:comment w:author="Gian Lucca Guerreiro Chiodo" w:id="19" w:date="2026-03-23T15:13:51Z"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aqui temos que colocar quais são as informações que o Suporte deveria preencher para criar um Departamento novo pra empresa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Nome? Público-alvo?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mais ações em um departamento, podemos trazer aqui tbm. Assim parece que é só criação.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introdução nesse submódulo pra explicar o seu uso?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20" w:date="2026-03-25T12:40:34Z"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Gian Lucca Guerreiro Chiodo" w:id="21" w:date="2026-03-23T15:13:51Z"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aqui temos que colocar quais são as informações que o Suporte deveria preencher para criar um Departamento novo pra empresa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Nome? Público-alvo?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mais ações em um departamento, podemos trazer aqui tbm. Assim parece que é só criação.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introdução nesse submódulo pra explicar o seu uso?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22" w:date="2026-03-25T12:40:34Z"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Gian Lucca Guerreiro Chiodo" w:id="23" w:date="2026-03-23T15:13:51Z"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aqui temos que colocar quais são as informações que o Suporte deveria preencher para criar um Departamento novo pra empresa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Nome? Público-alvo?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mais ações em um departamento, podemos trazer aqui tbm. Assim parece que é só criação.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introdução nesse submódulo pra explicar o seu uso?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24" w:date="2026-03-25T12:40:34Z"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Gian Lucca Guerreiro Chiodo" w:id="25" w:date="2026-03-23T15:13:51Z"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aqui temos que colocar quais são as informações que o Suporte deveria preencher para criar um Departamento novo pra empresa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Nome? Público-alvo?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mais ações em um departamento, podemos trazer aqui tbm. Assim parece que é só criação.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introdução nesse submódulo pra explicar o seu uso?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26" w:date="2026-03-25T12:40:34Z"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Gian Lucca Guerreiro Chiodo" w:id="27" w:date="2026-03-23T15:13:51Z"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aqui temos que colocar quais são as informações que o Suporte deveria preencher para criar um Departamento novo pra empresa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Nome? Público-alvo?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mais ações em um departamento, podemos trazer aqui tbm. Assim parece que é só criação.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introdução nesse submódulo pra explicar o seu uso?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28" w:date="2026-03-25T12:40:34Z"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Gian Lucca Guerreiro Chiodo" w:id="29" w:date="2026-03-23T15:13:51Z"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aqui temos que colocar quais são as informações que o Suporte deveria preencher para criar um Departamento novo pra empresa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Nome? Público-alvo?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mais ações em um departamento, podemos trazer aqui tbm. Assim parece que é só criação.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introdução nesse submódulo pra explicar o seu uso?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30" w:date="2026-03-25T12:40:34Z"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Gian Lucca Guerreiro Chiodo" w:id="31" w:date="2026-03-23T15:13:51Z"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aqui temos que colocar quais são as informações que o Suporte deveria preencher para criar um Departamento novo pra empresa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Nome? Público-alvo?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mais ações em um departamento, podemos trazer aqui tbm. Assim parece que é só criação.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introdução nesse submódulo pra explicar o seu uso?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32" w:date="2026-03-25T12:40:34Z"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Gian Lucca Guerreiro Chiodo" w:id="37" w:date="2026-03-23T15:13:51Z"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aqui temos que colocar quais são as informações que o Suporte deveria preencher para criar um Departamento novo pra empresa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Nome? Público-alvo?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fazer mais ações em um departamento, podemos trazer aqui tbm. Assim parece que é só criação.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ter introdução nesse submódulo pra explicar o seu uso?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38" w:date="2026-03-25T12:40:34Z"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Nicole Pessoa Guimarães" w:id="62" w:date="2026-03-27T12:51:54Z"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de lançamento ainda não chegou</w:t>
      </w:r>
    </w:p>
  </w:comment>
  <w:comment w:author="Pedro Machado Sobucki" w:id="85" w:date="2026-02-18T14:18:28Z"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o próprio batch</w:t>
      </w:r>
    </w:p>
  </w:comment>
  <w:comment w:author="Nicole Pessoa Guimarães" w:id="64" w:date="2026-03-27T13:15:24Z"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título?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penso que a coluna deve ter o mesmo "nome" que utilizarmos na hora de criar o doc</w:t>
      </w:r>
    </w:p>
  </w:comment>
  <w:comment w:author="Nicole Pessoa Guimarães" w:id="61" w:date="2026-03-27T12:55:53Z"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seja na US da listagem?</w:t>
      </w:r>
    </w:p>
  </w:comment>
  <w:comment w:author="Karina Yamashita" w:id="87" w:date="2026-02-19T10:48:48Z"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cadastrar a Classificação deve ter um campo para adição de uma explicação/descrição. Ela será obrigatória? 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nosso sistema normalmente o Nome é obrigatório, mas as descrições não necessariamente</w:t>
      </w:r>
    </w:p>
  </w:comment>
  <w:comment w:author="Nicole Pessoa Guimarães" w:id="88" w:date="2026-02-23T21:05:35Z"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nao precisa tbm!</w:t>
      </w:r>
    </w:p>
  </w:comment>
  <w:comment w:author="Gian Lucca Guerreiro Chiodo" w:id="89" w:date="2026-03-11T14:43:56Z"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levar esse detalhamento pro TS (acredito que seja um dos critérios de aceite)</w:t>
      </w:r>
    </w:p>
  </w:comment>
  <w:comment w:author="Karina Yamashita" w:id="161" w:date="2026-02-27T14:17:25Z"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ter um fluxo de conversação aqui?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Terá alguma forma do redator sinalizar que finalizou os ajustes, seria interessante termos o fluxo de aprovação do ajuste, como temos por exemplo em uma tarefa de observações internas.</w:t>
      </w:r>
    </w:p>
  </w:comment>
  <w:comment w:author="Karina Yamashita" w:id="90" w:date="2026-02-27T14:36:10Z"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estes tipo de documento me recordo que a Nic sinalizou que não deveria ter fluxo de contestação, segundo o RH, assim encerrando o processo de contratação quando recusado. Mas, me lembrando do meu próprio onboarding um dos meus documentos estava com informações incorretas, assim sendo necessária a solicitação de ajustes no documento. Será que realmente faz sentido criar um fluxo a parte para o onboarding?</w:t>
      </w:r>
    </w:p>
  </w:comment>
  <w:comment w:author="Nicole Pessoa Guimarães" w:id="91" w:date="2026-03-03T15:26:42Z"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 Ka!  o usuário terá a opção da contestação em qualquer caso, incluindo o de admissão/onboarding. ele pode contestar por informações incorretas no documento ou para tirar uma dúvida. caso tudo esteja certinho/dúvidas sanadas e ele se recuse a assinar, daí encerra o processo de contrataçao. mas pode contestar sem problema nenhum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user story é só para garantir que assim que um novo colaborador entre, ele receba os documentos automaticamente</w:t>
      </w:r>
    </w:p>
  </w:comment>
  <w:comment w:author="Karina Yamashita" w:id="92" w:date="2026-03-03T15:28:48Z"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hum, entendi. Muito obrigada!!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reação no total.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Nicole Pessoa Guimarães reagiu com 🥰: 2026-03-03 16:31 PM.</w:t>
      </w:r>
    </w:p>
  </w:comment>
  <w:comment w:author="Gian Lucca Guerreiro Chiodo" w:id="57" w:date="2026-03-23T16:56:18Z"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@karina.yamashita@contatoseguro.com.br 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 que a gente indique "que vai seguir o padrão da plataforma "x""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reação no total.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Nicole Pessoa Guimarães reagiu com ✅: 2026-03-25 17:45 PM.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Karina Yamashita" w:id="159" w:date="2026-02-19T11:56:56Z"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relação a isso devemos tomar muito cuidado para que não haja vazamentos de dados, caso o usuário não tenha um perfil de gestão de relatos não deveria ser possível ver essa estatística, no meu entendimento</w:t>
      </w:r>
    </w:p>
  </w:comment>
  <w:comment w:author="Nicole Pessoa Guimarães" w:id="160" w:date="2026-02-19T11:59:32Z"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Concordo Ka! Temos que considerar isso na V2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reação no total.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Karina Yamashita reagiu com 🤝: 2026-02-20 10:14 AM.</w:t>
      </w:r>
    </w:p>
  </w:comment>
  <w:comment w:author="Nicole Pessoa Guimarães" w:id="71" w:date="2026-03-25T20:32:16Z"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</w:t>
      </w:r>
    </w:p>
  </w:comment>
  <w:comment w:author="Nicole Pessoa Guimarães" w:id="157" w:date="2026-02-18T13:13:57Z"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um documento vencido? não definimos prazo de assinatura</w:t>
      </w:r>
    </w:p>
  </w:comment>
  <w:comment w:author="Nicole Pessoa Guimarães" w:id="158" w:date="2026-02-18T14:04:53Z"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o documento expirado, não acho que faça mt sentido trazer nos gráficos, visto que não tem nada a ser feito com esse dado</w:t>
      </w:r>
    </w:p>
  </w:comment>
  <w:comment w:author="Karina Yamashita" w:id="63" w:date="2026-03-26T10:36:54Z"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Penso que antes de irmos para as outras US precisamos criar a de listagem dos documentos. Pois, até agora criamos apenas o documento, não temos a regras definidas de como acessa-los.</w:t>
      </w:r>
    </w:p>
  </w:comment>
  <w:comment w:author="Nicole Pessoa Guimarães" w:id="66" w:date="2026-03-24T15:06:36Z"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lembrar setores e cliente-empresa</w:t>
      </w:r>
    </w:p>
  </w:comment>
  <w:comment w:author="Nicole Pessoa Guimarães" w:id="67" w:date="2026-03-24T15:06:51Z"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mensagem de nome do documento repetido</w:t>
      </w:r>
    </w:p>
  </w:comment>
  <w:comment w:author="Karina Yamashita" w:id="39" w:date="2026-03-24T15:29:11Z"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vamos mover essa regra para US de vincular as permissões aos usuários. O que acha? Para não gerar confusão</w:t>
      </w:r>
    </w:p>
  </w:comment>
  <w:comment w:author="Karina Yamashita" w:id="75" w:date="2026-03-25T13:28:03Z"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pensar na mensagem</w:t>
      </w:r>
    </w:p>
  </w:comment>
  <w:comment w:author="Vinicius Santana Ribeiro" w:id="42" w:date="2026-03-24T14:10:10Z"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esse lembrete no EP02 também</w:t>
      </w:r>
    </w:p>
  </w:comment>
  <w:comment w:author="Karina Yamashita" w:id="43" w:date="2026-03-24T14:28:21Z"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que?</w:t>
      </w:r>
    </w:p>
  </w:comment>
  <w:comment w:author="Vinicius Santana Ribeiro" w:id="44" w:date="2026-03-24T14:29:51Z"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conseguimos adicionar essa validação quando tivermos desenvolvendo os documentos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reação no total.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Nicole Pessoa Guimarães reagiu com ✅: 2026-03-25 20:25 PM.</w:t>
      </w:r>
    </w:p>
  </w:comment>
  <w:comment w:author="Karina Yamashita" w:id="35" w:date="2026-03-19T17:56:17Z"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enquanto, não vejo a necessidade de regras para a realização destas ações como temos para comitês</w:t>
      </w:r>
    </w:p>
  </w:comment>
  <w:comment w:author="Gian Lucca Guerreiro Chiodo" w:id="36" w:date="2026-03-23T15:30:34Z"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também acho que não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criar, ver a lista de setores, inativar e excluir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edição apenas do nome</w:t>
      </w:r>
    </w:p>
  </w:comment>
  <w:comment w:author="Pedro Machado Sobucki" w:id="121" w:date="2026-02-18T19:47:53Z"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deixar claro que então não haverá tradução para uma categoria</w:t>
      </w:r>
    </w:p>
  </w:comment>
  <w:comment w:author="Vinicius Santana Ribeiro" w:id="49" w:date="2026-03-27T11:27:48Z"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classificações serão a nível empresa ou cliente?</w:t>
      </w:r>
    </w:p>
  </w:comment>
  <w:comment w:author="Nicole Pessoa Guimarães" w:id="50" w:date="2026-03-27T12:04:00Z"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Empresa!</w:t>
      </w:r>
    </w:p>
  </w:comment>
  <w:comment w:author="Gian Lucca Guerreiro Chiodo" w:id="0" w:date="2026-03-11T13:50:16Z"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só utilizar? ou ele também poderia criar novas classificações?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144" w:date="2026-02-26T12:47:28Z"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medir isso?</w:t>
      </w:r>
    </w:p>
  </w:comment>
  <w:comment w:author="Gian Lucca Guerreiro Chiodo" w:id="145" w:date="2026-03-11T15:02:05Z"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entrevistas</w:t>
      </w:r>
    </w:p>
  </w:comment>
  <w:comment w:author="Pedro Machado Sobucki" w:id="133" w:date="2026-02-18T19:59:38Z"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- Backend</w:t>
      </w:r>
    </w:p>
  </w:comment>
  <w:comment w:author="Nicole Pessoa Guimarães" w:id="53" w:date="2026-03-13T18:43:56Z"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</w:p>
  </w:comment>
  <w:comment w:author="Gian Lucca Guerreiro Chiodo" w:id="54" w:date="2026-03-16T18:27:58Z"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 kk</w:t>
      </w:r>
    </w:p>
  </w:comment>
  <w:comment w:author="Gian Lucca Guerreiro Chiodo" w:id="55" w:date="2026-03-23T16:54:11Z"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@karina.yamashita@contatoseguro.com.br</w:t>
      </w:r>
    </w:p>
  </w:comment>
  <w:comment w:author="Nicole Pessoa Guimarães" w:id="56" w:date="2026-03-23T19:04:19Z"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aguardando a tua confirmação com a cris</w:t>
      </w:r>
    </w:p>
  </w:comment>
  <w:comment w:author="Nicole Pessoa Guimarães" w:id="14" w:date="2026-03-11T13:56:48Z"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adicionei o que combinamos dos documentos</w:t>
      </w:r>
    </w:p>
  </w:comment>
  <w:comment w:author="Gian Lucca Guerreiro Chiodo" w:id="15" w:date="2026-03-11T14:15:38Z"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temos que levar isso como Regra de negócio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 poder documentar como que esperamos isso visualmente na seção de Design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reação no total.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Nicole Pessoa Guimarães reagiu com ✅: 2026-03-13 19:24 PM.</w:t>
      </w:r>
    </w:p>
  </w:comment>
  <w:comment w:author="Gian Lucca Guerreiro Chiodo" w:id="107" w:date="2026-02-12T14:15:07Z"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cookies, Vitor</w:t>
      </w:r>
    </w:p>
  </w:comment>
  <w:comment w:author="Leonardo de Camargo Falcoski" w:id="108" w:date="2026-02-18T16:54:30Z"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Conversar com o VItor sobre as questões legais dessa captura de dados. Como é um usuário autenticado, imagino que precisamos apenas informar isso nos termos de acesso ao sistema, igual fazemos com a Comunidade CS ou destacar/reforçar isso próximo ao botão "Aceitar". Depende muito da legislação.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que tem casos que precisa destacar/reforçar, mesmo que já esteja nos termos. Talvez seja um desses casos?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ser legal analisar sistemas parecidos, como DocuSign.</w:t>
      </w:r>
    </w:p>
  </w:comment>
  <w:comment w:author="Gian Lucca Guerreiro Chiodo" w:id="4" w:date="2026-03-11T13:56:54Z"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@gian.chiodo@contatoseguro.com.br revisar e adequar ao formato padrão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gian.chiodo@contatoseguro.com.br_</w:t>
      </w:r>
    </w:p>
  </w:comment>
  <w:comment w:author="Pedro Machado Sobucki" w:id="135" w:date="2026-02-18T20:08:48Z"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isso será feito? é a funcionalidade de recorrência que perguntamos em um comentário anterior?</w:t>
      </w:r>
    </w:p>
  </w:comment>
  <w:comment w:author="Karina Yamashita" w:id="136" w:date="2026-02-19T11:40:21Z"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que faria sentido termos em vigência, no momento de cadastrp/edição, o cadastro da data/período de vigência do documento e do aceito, para ser usado aqui. Me recordo de termos discutido isso no kickoff</w:t>
      </w:r>
    </w:p>
  </w:comment>
  <w:comment w:author="Gian Lucca Guerreiro Chiodo" w:id="1" w:date="2026-03-11T13:55:55Z"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ele vai visualizar os documentos do departamento em questão? se sim, temos que deixar explicado aqui pois envolve outras permissões no perfil.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Nicole Pessoa Guimarães" w:id="2" w:date="2026-03-12T18:12:41Z"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não, a princípio só visualizaria o documento que for enviado pra ele</w:t>
      </w:r>
    </w:p>
  </w:comment>
  <w:comment w:author="Gian Lucca Guerreiro Chiodo" w:id="3" w:date="2026-03-12T20:14:45Z"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que pensar (na hora desse EPIC) como que define quem é o aprovador de um documento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teremos aprovadores padrões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teremos aprovadores por departamento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</w:p>
  </w:comment>
  <w:comment w:author="Pedro Machado Sobucki" w:id="141" w:date="2026-02-18T20:15:16Z"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- Backend</w:t>
      </w:r>
    </w:p>
  </w:comment>
  <w:comment w:author="Pedro Machado Sobucki" w:id="111" w:date="2026-02-18T19:31:58Z"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simplesmente editar depois? ou gera versionamento?</w:t>
      </w:r>
    </w:p>
  </w:comment>
  <w:comment w:author="Pedro Machado Sobucki" w:id="112" w:date="2026-02-18T19:34:33Z"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se um novo departamento for criado após a geração do documento? devemos assumir que é sempre automaticamente adicionado? ou precisamos fazer com que seja explicitamente adicionado depois?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 definido posteriormente no documento que terá um mínimo de 1 departamento, então esse caso nunca ocorre</w:t>
      </w:r>
    </w:p>
  </w:comment>
  <w:comment w:author="Pedro Machado Sobucki" w:id="113" w:date="2026-02-18T19:41:50Z"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a configuração de recorrência (no Figma) ficamos com dúvidas sobre a real praticidade. Essa funcionalidade existe? Não encontramos no PRD sob esse nome</w:t>
      </w:r>
    </w:p>
  </w:comment>
  <w:comment w:author="Karina Yamashita" w:id="114" w:date="2026-02-19T11:10:55Z"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seguir o racional que temos em pesquisas, onde é possível inserir o departamento depois neste público alvo. O que acham?</w:t>
      </w:r>
    </w:p>
  </w:comment>
  <w:comment w:author="Karina Yamashita" w:id="115" w:date="2026-02-19T11:15:00Z"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relação a recorrência não seria relacionada a US-5</w:t>
      </w:r>
    </w:p>
  </w:comment>
  <w:comment w:author="Pedro Machado Sobucki" w:id="116" w:date="2026-02-18T19:31:58Z"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simplesmente editar depois? ou gera versionamento?</w:t>
      </w:r>
    </w:p>
  </w:comment>
  <w:comment w:author="Pedro Machado Sobucki" w:id="117" w:date="2026-02-18T19:34:33Z"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se um novo departamento for criado após a geração do documento? devemos assumir que é sempre automaticamente adicionado? ou precisamos fazer com que seja explicitamente adicionado depois?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 definido posteriormente no documento que terá um mínimo de 1 departamento, então esse caso nunca ocorre</w:t>
      </w:r>
    </w:p>
  </w:comment>
  <w:comment w:author="Pedro Machado Sobucki" w:id="118" w:date="2026-02-18T19:41:50Z"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a configuração de recorrência (no Figma) ficamos com dúvidas sobre a real praticidade. Essa funcionalidade existe? Não encontramos no PRD sob esse nome</w:t>
      </w:r>
    </w:p>
  </w:comment>
  <w:comment w:author="Karina Yamashita" w:id="119" w:date="2026-02-19T11:10:55Z"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seguir o racional que temos em pesquisas, onde é possível inserir o departamento depois neste público alvo. O que acham?</w:t>
      </w:r>
    </w:p>
  </w:comment>
  <w:comment w:author="Karina Yamashita" w:id="120" w:date="2026-02-19T11:15:00Z"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relação a recorrência não seria relacionada a US-5</w:t>
      </w:r>
    </w:p>
  </w:comment>
  <w:comment w:author="Nicole Pessoa Guimarães" w:id="110" w:date="2026-02-18T19:43:54Z"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com Vitor e Tomas Petter</w:t>
      </w:r>
    </w:p>
  </w:comment>
  <w:comment w:author="Nicole Pessoa Guimarães" w:id="132" w:date="2026-02-18T19:43:54Z"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com Vitor e Tomas Petter</w:t>
      </w:r>
    </w:p>
  </w:comment>
  <w:comment w:author="Nicole Pessoa Guimarães" w:id="80" w:date="2026-03-18T11:37:14Z"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@gian.chiodo@contatoseguro.com.br baseei as us nesse fluxo</w:t>
      </w:r>
    </w:p>
  </w:comment>
  <w:comment w:author="Gian Lucca Guerreiro Chiodo" w:id="5" w:date="2026-03-11T14:42:27Z"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temos que deixar claro que essas classificações são gerenciadas via Plataforma, não admin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teremos que ter um submódulo de Configurações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 Tab "Classificações"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disso, nós vamos entregar umas Classificações padrões, que deverão ser realizadas hardcoded (direto no banco de dados)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Vinicius Santana Ribeiro" w:id="45" w:date="2026-03-24T14:14:39Z"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Dúvida, vamos ter permissão para criar/editar os setores, não seria interessante ter outra permissão para visualizar a listagem também (quem não tiver nenhuma delas, não terá acesso)? @nicole.guimaraes@contatoseguro.com.br @karina.yamashita@contatoseguro.com.br</w:t>
      </w:r>
    </w:p>
  </w:comment>
  <w:comment w:author="Nicole Pessoa Guimarães" w:id="46" w:date="2026-03-25T12:33:16Z"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oie! não precisa, pelo que vimos eles conseguiriam visualizar mesmo sem criarmos essa permissão</w:t>
      </w:r>
    </w:p>
  </w:comment>
  <w:comment w:author="Pedro Machado Sobucki" w:id="129" w:date="2026-02-18T19:53:52Z"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uma rota de api da nova plataforma que será chamada pelo banco de pessoas</w:t>
      </w:r>
    </w:p>
  </w:comment>
  <w:comment w:author="Pedro Machado Sobucki" w:id="130" w:date="2026-02-18T19:59:01Z"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hash será gerado com o conteúdo do PDF (upload do mesmo PDF não modificado gera sempre o mesmo hash)? ou vai incluir algum identificador único (upload do mesmo PDF inalterado gera sempre um novo hash)?</w:t>
      </w:r>
    </w:p>
  </w:comment>
  <w:comment w:author="Nicole Pessoa Guimarães" w:id="131" w:date="2026-02-18T19:44:29Z"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 = gerenciamento (informações e insights) | PDF = auditoria (dados mais específicos)</w:t>
      </w:r>
    </w:p>
  </w:comment>
  <w:comment w:author="Nicole Pessoa Guimarães" w:id="143" w:date="2026-02-26T12:26:38Z"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devem estipular o tempo para o aceite na criação do documento</w:t>
      </w:r>
    </w:p>
  </w:comment>
  <w:comment w:author="Pedro Machado Sobucki" w:id="122" w:date="2026-02-18T19:49:53Z"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uma rota de api da nova plataforma que será chamada pelo banco de pessoas</w:t>
      </w:r>
    </w:p>
  </w:comment>
  <w:comment w:author="Gian Lucca Guerreiro Chiodo" w:id="10" w:date="2026-03-11T14:36:19Z"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@nicole.guimaraes@contatoseguro.com.br não esquecer de criarmos a lógica de permitir essa customização dos prazos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nicole.guimaraes@contatoseguro.com.br_</w:t>
      </w:r>
    </w:p>
  </w:comment>
  <w:comment w:author="Pedro Machado Sobucki" w:id="123" w:date="2026-02-18T19:51:04Z"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"atrasado" significa "ainda não assinou" ou "documento passou da data de vigência"</w:t>
      </w:r>
    </w:p>
  </w:comment>
  <w:comment w:author="Karina Yamashita" w:id="124" w:date="2026-02-19T11:29:49Z"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 contexto entendo que seria não assinado</w:t>
      </w:r>
    </w:p>
  </w:comment>
  <w:comment w:author="Gian Lucca Guerreiro Chiodo" w:id="125" w:date="2026-03-11T15:01:03Z"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 não assinou</w:t>
      </w:r>
    </w:p>
  </w:comment>
  <w:comment w:author="Pedro Machado Sobucki" w:id="126" w:date="2026-02-18T19:51:51Z"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seria essa evidência</w:t>
      </w:r>
    </w:p>
  </w:comment>
  <w:comment w:author="Karina Yamashita" w:id="127" w:date="2026-02-19T11:31:23Z"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minha visão seria como o email que recebemos do clicksign após assinatura de algum documento, onde vem o comprovante da sua assinatura + da pessoa responsável pelo documento</w:t>
      </w:r>
    </w:p>
  </w:comment>
  <w:comment w:author="Nicole Pessoa Guimarães" w:id="128" w:date="2026-02-24T13:03:46Z"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Isso, seria um comprovante de aceite</w:t>
      </w:r>
    </w:p>
  </w:comment>
  <w:comment w:author="Pedro Machado Sobucki" w:id="134" w:date="2026-02-18T20:07:45Z"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nós faremo automaticamente? não sei como empregaríamos isso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gtree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eko SemiBold">
    <w:embedRegular w:fontKey="{00000000-0000-0000-0000-000000000000}" r:id="rId9" w:subsetted="0"/>
    <w:embedBold w:fontKey="{00000000-0000-0000-0000-000000000000}" r:id="rId10" w:subsetted="0"/>
  </w:font>
  <w:font w:name="Figtree ExtraBold">
    <w:embedBold w:fontKey="{00000000-0000-0000-0000-000000000000}" r:id="rId11" w:subsetted="0"/>
    <w:embedBoldItalic w:fontKey="{00000000-0000-0000-0000-000000000000}" r:id="rId12" w:subsetted="0"/>
  </w:font>
  <w:font w:name="Teko">
    <w:embedRegular w:fontKey="{00000000-0000-0000-0000-000000000000}" r:id="rId13" w:subsetted="0"/>
    <w:embedBold w:fontKey="{00000000-0000-0000-0000-000000000000}" r:id="rId14" w:subsetted="0"/>
  </w:font>
  <w:font w:name="Roboto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  <w:font w:name="Montserrat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  <w:font w:name="Figtree SemiBold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  <w:font w:name="Montserrat ExtraBold">
    <w:embedBold w:fontKey="{00000000-0000-0000-0000-000000000000}" r:id="rId27" w:subsetted="0"/>
    <w:embedBoldItalic w:fontKey="{00000000-0000-0000-0000-000000000000}" r:id="rId28" w:subsetted="0"/>
  </w:font>
  <w:font w:name="Teko Medium">
    <w:embedRegular w:fontKey="{00000000-0000-0000-0000-000000000000}" r:id="rId29" w:subsetted="0"/>
    <w:embedBold w:fontKey="{00000000-0000-0000-0000-000000000000}" r:id="rId3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7">
    <w:pPr>
      <w:ind w:left="-708.6614173228347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8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D">
    <w:pPr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F">
    <w:pPr>
      <w:ind w:left="-708.6614173228347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0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5">
    <w:pPr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7">
    <w:pPr>
      <w:ind w:left="-708.6614173228347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8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D">
    <w:pPr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F">
    <w:pPr>
      <w:ind w:left="-708.6614173228347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90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1">
    <w:pPr>
      <w:rPr/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3">
    <w:pPr>
      <w:ind w:left="-708.6614173228347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A4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3">
    <w:pPr>
      <w:rPr>
        <w:sz w:val="20"/>
        <w:szCs w:val="20"/>
      </w:rPr>
    </w:pPr>
    <w:r w:rsidDel="00000000" w:rsidR="00000000" w:rsidRPr="00000000">
      <w:rPr>
        <w:color w:val="1c4587"/>
        <w:sz w:val="4"/>
        <w:szCs w:val="4"/>
        <w:shd w:fill="1c4587" w:val="clear"/>
        <w:rtl w:val="0"/>
      </w:rPr>
      <w:br w:type="textWrapping"/>
      <w:br w:type="textWrapping"/>
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</w:r>
    <w:r w:rsidDel="00000000" w:rsidR="00000000" w:rsidRPr="00000000">
      <w:rPr>
        <w:sz w:val="20"/>
        <w:szCs w:val="20"/>
        <w:rtl w:val="0"/>
      </w:rPr>
      <w:br w:type="textWrapping"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2819925</wp:posOffset>
          </wp:positionH>
          <wp:positionV relativeFrom="paragraph">
            <wp:posOffset>-342895</wp:posOffset>
          </wp:positionV>
          <wp:extent cx="1197337" cy="449002"/>
          <wp:effectExtent b="0" l="0" r="0" t="0"/>
          <wp:wrapTopAndBottom distB="114300" distT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7337" cy="4490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6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7A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E">
    <w:pPr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2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6">
    <w:pPr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A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E">
    <w:pPr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92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2">
    <w:pPr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A6">
    <w:pPr>
      <w:ind w:left="-708.6614173228347" w:right="-1316.4566929133848" w:firstLine="0"/>
      <w:jc w:val="both"/>
      <w:rPr/>
    </w:pPr>
    <w:r w:rsidDel="00000000" w:rsidR="00000000" w:rsidRPr="00000000">
      <w:rPr>
        <w:color w:val="1c4587"/>
        <w:sz w:val="6"/>
        <w:szCs w:val="6"/>
        <w:shd w:fill="1c4587" w:val="clear"/>
        <w:rtl w:val="0"/>
      </w:rPr>
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</w: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9">
    <w:pPr>
      <w:rPr>
        <w:sz w:val="20"/>
        <w:szCs w:val="20"/>
      </w:rPr>
    </w:pPr>
    <w:r w:rsidDel="00000000" w:rsidR="00000000" w:rsidRPr="00000000">
      <w:rPr>
        <w:color w:val="1c4587"/>
        <w:sz w:val="4"/>
        <w:szCs w:val="4"/>
        <w:shd w:fill="1c4587" w:val="clear"/>
        <w:rtl w:val="0"/>
      </w:rPr>
      <w:br w:type="textWrapping"/>
      <w:br w:type="textWrapping"/>
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</w:r>
    <w:r w:rsidDel="00000000" w:rsidR="00000000" w:rsidRPr="00000000">
      <w:rPr>
        <w:sz w:val="20"/>
        <w:szCs w:val="20"/>
        <w:rtl w:val="0"/>
      </w:rPr>
      <w:br w:type="textWrapping"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2819925</wp:posOffset>
          </wp:positionH>
          <wp:positionV relativeFrom="paragraph">
            <wp:posOffset>-342895</wp:posOffset>
          </wp:positionV>
          <wp:extent cx="1197337" cy="449002"/>
          <wp:effectExtent b="0" l="0" r="0" t="0"/>
          <wp:wrapTopAndBottom distB="114300" distT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7337" cy="4490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Figtree" w:cs="Figtree" w:eastAsia="Figtree" w:hAnsi="Figtree"/>
        <w:b w:val="0"/>
        <w:bCs w:val="0"/>
        <w:color w:val="434343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 Medium" w:cs="Figtree Medium" w:eastAsia="Figtree Medium" w:hAnsi="Figtree Medium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eko" w:cs="Teko" w:eastAsia="Teko" w:hAnsi="Teko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eko" w:cs="Teko" w:eastAsia="Teko" w:hAnsi="Tek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eko SemiBold" w:cs="Teko SemiBold" w:eastAsia="Teko SemiBold" w:hAnsi="Teko SemiBol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eko SemiBold" w:cs="Teko SemiBold" w:eastAsia="Teko SemiBold" w:hAnsi="Teko SemiBol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rFonts w:ascii="Teko Medium" w:cs="Teko Medium" w:eastAsia="Teko Medium" w:hAnsi="Teko Medium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rFonts w:ascii="Figtree" w:cs="Figtree" w:eastAsia="Figtree" w:hAnsi="Figtree"/>
      <w:b w:val="1"/>
      <w:bCs w:val="1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eko" w:cs="Teko" w:eastAsia="Teko" w:hAnsi="Teko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Teko SemiBold" w:cs="Teko SemiBold" w:eastAsia="Teko SemiBold" w:hAnsi="Teko SemiBol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0f4f9" w:val="clear"/>
    </w:tc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6.xml"/><Relationship Id="rId42" Type="http://schemas.openxmlformats.org/officeDocument/2006/relationships/header" Target="header8.xml"/><Relationship Id="rId41" Type="http://schemas.openxmlformats.org/officeDocument/2006/relationships/footer" Target="footer4.xml"/><Relationship Id="rId44" Type="http://schemas.openxmlformats.org/officeDocument/2006/relationships/header" Target="header10.xml"/><Relationship Id="rId43" Type="http://schemas.openxmlformats.org/officeDocument/2006/relationships/footer" Target="footer6.xml"/><Relationship Id="rId46" Type="http://schemas.openxmlformats.org/officeDocument/2006/relationships/hyperlink" Target="mailto:nicole.guimaraes@contatoseguro.com.br" TargetMode="External"/><Relationship Id="rId45" Type="http://schemas.openxmlformats.org/officeDocument/2006/relationships/footer" Target="footer8.xml"/><Relationship Id="rId48" Type="http://schemas.openxmlformats.org/officeDocument/2006/relationships/hyperlink" Target="mailto:michael.ayres@contatoseguro.com.br" TargetMode="External"/><Relationship Id="rId47" Type="http://schemas.openxmlformats.org/officeDocument/2006/relationships/hyperlink" Target="mailto:gian.chiodo@contatoseguro.com.br" TargetMode="External"/><Relationship Id="rId49" Type="http://schemas.openxmlformats.org/officeDocument/2006/relationships/header" Target="header10.xml"/><Relationship Id="rId100" Type="http://schemas.openxmlformats.org/officeDocument/2006/relationships/header" Target="header24.xml"/><Relationship Id="rId31" Type="http://schemas.openxmlformats.org/officeDocument/2006/relationships/header" Target="header7.xml"/><Relationship Id="rId30" Type="http://schemas.openxmlformats.org/officeDocument/2006/relationships/footer" Target="footer3.xml"/><Relationship Id="rId33" Type="http://schemas.openxmlformats.org/officeDocument/2006/relationships/hyperlink" Target="mailto:nicole.guimaraes@contatoseguro.com.br" TargetMode="External"/><Relationship Id="rId32" Type="http://schemas.openxmlformats.org/officeDocument/2006/relationships/footer" Target="footer5.xml"/><Relationship Id="rId35" Type="http://schemas.openxmlformats.org/officeDocument/2006/relationships/hyperlink" Target="mailto:michael.ayres@contatoseguro.com.br" TargetMode="External"/><Relationship Id="rId34" Type="http://schemas.openxmlformats.org/officeDocument/2006/relationships/hyperlink" Target="mailto:gian.chiodo@contatoseguro.com.br" TargetMode="External"/><Relationship Id="rId37" Type="http://schemas.openxmlformats.org/officeDocument/2006/relationships/footer" Target="footer5.xml"/><Relationship Id="rId36" Type="http://schemas.openxmlformats.org/officeDocument/2006/relationships/header" Target="header7.xml"/><Relationship Id="rId39" Type="http://schemas.openxmlformats.org/officeDocument/2006/relationships/hyperlink" Target="https://docs.google.com/spreadsheets/d/1vwQZMnSbt6PJYAXTej6-sv9AgIb6EVn8EJ1Ccp4dOow/edit?usp=sharing" TargetMode="External"/><Relationship Id="rId38" Type="http://schemas.openxmlformats.org/officeDocument/2006/relationships/hyperlink" Target="https://www.figma.com/design/XUmJwvb3mfcHiM5B9Yk4A4/Gest%C3%A3o-de-aceites?node-id=0-1&amp;t=yBNbyb5hEinsUWui-1" TargetMode="External"/><Relationship Id="rId20" Type="http://schemas.openxmlformats.org/officeDocument/2006/relationships/hyperlink" Target="mailto:michael.ayres@contatoseguro.com.br" TargetMode="External"/><Relationship Id="rId22" Type="http://schemas.openxmlformats.org/officeDocument/2006/relationships/footer" Target="footer2.xml"/><Relationship Id="rId21" Type="http://schemas.openxmlformats.org/officeDocument/2006/relationships/header" Target="header4.xml"/><Relationship Id="rId24" Type="http://schemas.openxmlformats.org/officeDocument/2006/relationships/hyperlink" Target="https://www.figma.com/design/XUmJwvb3mfcHiM5B9Yk4A4/Gest%C3%A3o-de-aceites?node-id=0-1&amp;t=yBNbyb5hEinsUWui-1" TargetMode="External"/><Relationship Id="rId23" Type="http://schemas.openxmlformats.org/officeDocument/2006/relationships/hyperlink" Target="https://www.figma.com/design/XUmJwvb3mfcHiM5B9Yk4A4/Gest%C3%A3o-de-aceites?node-id=0-1&amp;t=yBNbyb5hEinsUWui-1" TargetMode="External"/><Relationship Id="rId26" Type="http://schemas.openxmlformats.org/officeDocument/2006/relationships/image" Target="media/image2.png"/><Relationship Id="rId25" Type="http://schemas.openxmlformats.org/officeDocument/2006/relationships/hyperlink" Target="https://docs.google.com/spreadsheets/d/1vwQZMnSbt6PJYAXTej6-sv9AgIb6EVn8EJ1Ccp4dOow/edit?usp=sharing" TargetMode="External"/><Relationship Id="rId28" Type="http://schemas.openxmlformats.org/officeDocument/2006/relationships/footer" Target="footer1.xml"/><Relationship Id="rId27" Type="http://schemas.openxmlformats.org/officeDocument/2006/relationships/header" Target="header3.xml"/><Relationship Id="rId29" Type="http://schemas.openxmlformats.org/officeDocument/2006/relationships/header" Target="header5.xml"/><Relationship Id="rId95" Type="http://schemas.openxmlformats.org/officeDocument/2006/relationships/hyperlink" Target="mailto:gian.chiodo@contatoseguro.com.br" TargetMode="External"/><Relationship Id="rId94" Type="http://schemas.openxmlformats.org/officeDocument/2006/relationships/footer" Target="footer22.xml"/><Relationship Id="rId97" Type="http://schemas.openxmlformats.org/officeDocument/2006/relationships/header" Target="header24.xml"/><Relationship Id="rId96" Type="http://schemas.openxmlformats.org/officeDocument/2006/relationships/hyperlink" Target="mailto:julia.chrestani@contatoseguro.com.br" TargetMode="External"/><Relationship Id="rId11" Type="http://schemas.openxmlformats.org/officeDocument/2006/relationships/hyperlink" Target="http://gov.br" TargetMode="External"/><Relationship Id="rId99" Type="http://schemas.openxmlformats.org/officeDocument/2006/relationships/hyperlink" Target="https://docs.google.com/document/d/1dazFzdM6AUt_qU28BwZx71AVs-LNwW28_2XxMyAIxTs/edit?usp=drive_link" TargetMode="External"/><Relationship Id="rId10" Type="http://schemas.openxmlformats.org/officeDocument/2006/relationships/header" Target="header1.xml"/><Relationship Id="rId98" Type="http://schemas.openxmlformats.org/officeDocument/2006/relationships/hyperlink" Target="http://gov.br" TargetMode="External"/><Relationship Id="rId13" Type="http://schemas.openxmlformats.org/officeDocument/2006/relationships/hyperlink" Target="https://docs.google.com/spreadsheets/d/1vwQZMnSbt6PJYAXTej6-sv9AgIb6EVn8EJ1Ccp4dOow/edit?usp=sharing" TargetMode="External"/><Relationship Id="rId12" Type="http://schemas.openxmlformats.org/officeDocument/2006/relationships/hyperlink" Target="https://docs.google.com/document/d/1dazFzdM6AUt_qU28BwZx71AVs-LNwW28_2XxMyAIxTs/edit?usp=drive_link" TargetMode="External"/><Relationship Id="rId91" Type="http://schemas.openxmlformats.org/officeDocument/2006/relationships/header" Target="header23.xml"/><Relationship Id="rId90" Type="http://schemas.openxmlformats.org/officeDocument/2006/relationships/footer" Target="footer19.xml"/><Relationship Id="rId93" Type="http://schemas.openxmlformats.org/officeDocument/2006/relationships/header" Target="header24.xml"/><Relationship Id="rId92" Type="http://schemas.openxmlformats.org/officeDocument/2006/relationships/footer" Target="footer21.xm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header" Target="header4.xml"/><Relationship Id="rId19" Type="http://schemas.openxmlformats.org/officeDocument/2006/relationships/hyperlink" Target="mailto:gian.chiodo@contatoseguro.com.br" TargetMode="External"/><Relationship Id="rId18" Type="http://schemas.openxmlformats.org/officeDocument/2006/relationships/hyperlink" Target="mailto:nicole.guimaraes@contatoseguro.com.br" TargetMode="External"/><Relationship Id="rId84" Type="http://schemas.openxmlformats.org/officeDocument/2006/relationships/hyperlink" Target="mailto:gian.chiodo@contatoseguro.com.br" TargetMode="External"/><Relationship Id="rId83" Type="http://schemas.openxmlformats.org/officeDocument/2006/relationships/hyperlink" Target="mailto:nicole.guimaraes@contatoseguro.com.br" TargetMode="External"/><Relationship Id="rId86" Type="http://schemas.openxmlformats.org/officeDocument/2006/relationships/header" Target="header22.xml"/><Relationship Id="rId85" Type="http://schemas.openxmlformats.org/officeDocument/2006/relationships/hyperlink" Target="mailto:michael.ayres@contatoseguro.com.br" TargetMode="External"/><Relationship Id="rId88" Type="http://schemas.openxmlformats.org/officeDocument/2006/relationships/hyperlink" Target="https://docs.google.com/spreadsheets/d/1vwQZMnSbt6PJYAXTej6-sv9AgIb6EVn8EJ1Ccp4dOow/edit?usp=sharing" TargetMode="External"/><Relationship Id="rId87" Type="http://schemas.openxmlformats.org/officeDocument/2006/relationships/footer" Target="footer20.xml"/><Relationship Id="rId89" Type="http://schemas.openxmlformats.org/officeDocument/2006/relationships/header" Target="header21.xml"/><Relationship Id="rId80" Type="http://schemas.openxmlformats.org/officeDocument/2006/relationships/footer" Target="footer18.xml"/><Relationship Id="rId82" Type="http://schemas.openxmlformats.org/officeDocument/2006/relationships/footer" Target="footer20.xml"/><Relationship Id="rId81" Type="http://schemas.openxmlformats.org/officeDocument/2006/relationships/header" Target="header2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michael.ayres@contatoseguro.com.br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yperlink" Target="mailto:gian.chiodo@contatoseguro.com.br" TargetMode="External"/><Relationship Id="rId73" Type="http://schemas.openxmlformats.org/officeDocument/2006/relationships/header" Target="header17.xml"/><Relationship Id="rId72" Type="http://schemas.openxmlformats.org/officeDocument/2006/relationships/footer" Target="footer14.xml"/><Relationship Id="rId75" Type="http://schemas.openxmlformats.org/officeDocument/2006/relationships/header" Target="header18.xml"/><Relationship Id="rId74" Type="http://schemas.openxmlformats.org/officeDocument/2006/relationships/footer" Target="footer15.xml"/><Relationship Id="rId77" Type="http://schemas.openxmlformats.org/officeDocument/2006/relationships/header" Target="header19.xml"/><Relationship Id="rId76" Type="http://schemas.openxmlformats.org/officeDocument/2006/relationships/footer" Target="footer16.xml"/><Relationship Id="rId79" Type="http://schemas.openxmlformats.org/officeDocument/2006/relationships/header" Target="header20.xml"/><Relationship Id="rId78" Type="http://schemas.openxmlformats.org/officeDocument/2006/relationships/footer" Target="footer17.xml"/><Relationship Id="rId71" Type="http://schemas.openxmlformats.org/officeDocument/2006/relationships/header" Target="header16.xml"/><Relationship Id="rId70" Type="http://schemas.openxmlformats.org/officeDocument/2006/relationships/footer" Target="footer13.xml"/><Relationship Id="rId62" Type="http://schemas.openxmlformats.org/officeDocument/2006/relationships/header" Target="header13.xml"/><Relationship Id="rId61" Type="http://schemas.openxmlformats.org/officeDocument/2006/relationships/hyperlink" Target="mailto:michael.ayres@contatoseguro.com.br" TargetMode="External"/><Relationship Id="rId64" Type="http://schemas.openxmlformats.org/officeDocument/2006/relationships/hyperlink" Target="https://docs.google.com/spreadsheets/d/1vwQZMnSbt6PJYAXTej6-sv9AgIb6EVn8EJ1Ccp4dOow/edit?usp=sharing" TargetMode="External"/><Relationship Id="rId63" Type="http://schemas.openxmlformats.org/officeDocument/2006/relationships/footer" Target="footer11.xml"/><Relationship Id="rId66" Type="http://schemas.openxmlformats.org/officeDocument/2006/relationships/footer" Target="footer10.xml"/><Relationship Id="rId65" Type="http://schemas.openxmlformats.org/officeDocument/2006/relationships/header" Target="header12.xml"/><Relationship Id="rId68" Type="http://schemas.openxmlformats.org/officeDocument/2006/relationships/footer" Target="footer12.xml"/><Relationship Id="rId67" Type="http://schemas.openxmlformats.org/officeDocument/2006/relationships/header" Target="header14.xml"/><Relationship Id="rId60" Type="http://schemas.openxmlformats.org/officeDocument/2006/relationships/hyperlink" Target="mailto:gian.chiodo@contatoseguro.com.br" TargetMode="External"/><Relationship Id="rId69" Type="http://schemas.openxmlformats.org/officeDocument/2006/relationships/header" Target="header15.xml"/><Relationship Id="rId51" Type="http://schemas.openxmlformats.org/officeDocument/2006/relationships/hyperlink" Target="https://docs.google.com/spreadsheets/d/1vwQZMnSbt6PJYAXTej6-sv9AgIb6EVn8EJ1Ccp4dOow/edit?usp=sharing" TargetMode="External"/><Relationship Id="rId50" Type="http://schemas.openxmlformats.org/officeDocument/2006/relationships/footer" Target="footer8.xml"/><Relationship Id="rId53" Type="http://schemas.openxmlformats.org/officeDocument/2006/relationships/header" Target="header9.xml"/><Relationship Id="rId52" Type="http://schemas.openxmlformats.org/officeDocument/2006/relationships/image" Target="media/image3.png"/><Relationship Id="rId55" Type="http://schemas.openxmlformats.org/officeDocument/2006/relationships/header" Target="header11.xml"/><Relationship Id="rId54" Type="http://schemas.openxmlformats.org/officeDocument/2006/relationships/footer" Target="footer7.xml"/><Relationship Id="rId57" Type="http://schemas.openxmlformats.org/officeDocument/2006/relationships/header" Target="header13.xml"/><Relationship Id="rId56" Type="http://schemas.openxmlformats.org/officeDocument/2006/relationships/footer" Target="footer9.xml"/><Relationship Id="rId59" Type="http://schemas.openxmlformats.org/officeDocument/2006/relationships/hyperlink" Target="mailto:nicole.guimaraes@contatoseguro.com.br" TargetMode="External"/><Relationship Id="rId58" Type="http://schemas.openxmlformats.org/officeDocument/2006/relationships/footer" Target="footer1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Montserrat-bold.ttf"/><Relationship Id="rId22" Type="http://schemas.openxmlformats.org/officeDocument/2006/relationships/font" Target="fonts/Montserrat-boldItalic.ttf"/><Relationship Id="rId21" Type="http://schemas.openxmlformats.org/officeDocument/2006/relationships/font" Target="fonts/Montserrat-italic.ttf"/><Relationship Id="rId24" Type="http://schemas.openxmlformats.org/officeDocument/2006/relationships/font" Target="fonts/FigtreeSemiBold-bold.ttf"/><Relationship Id="rId23" Type="http://schemas.openxmlformats.org/officeDocument/2006/relationships/font" Target="fonts/FigtreeSemiBold-regular.ttf"/><Relationship Id="rId1" Type="http://schemas.openxmlformats.org/officeDocument/2006/relationships/font" Target="fonts/FigtreeMedium-regular.ttf"/><Relationship Id="rId2" Type="http://schemas.openxmlformats.org/officeDocument/2006/relationships/font" Target="fonts/FigtreeMedium-bold.ttf"/><Relationship Id="rId3" Type="http://schemas.openxmlformats.org/officeDocument/2006/relationships/font" Target="fonts/FigtreeMedium-italic.ttf"/><Relationship Id="rId4" Type="http://schemas.openxmlformats.org/officeDocument/2006/relationships/font" Target="fonts/FigtreeMedium-boldItalic.ttf"/><Relationship Id="rId9" Type="http://schemas.openxmlformats.org/officeDocument/2006/relationships/font" Target="fonts/TekoSemiBold-regular.ttf"/><Relationship Id="rId26" Type="http://schemas.openxmlformats.org/officeDocument/2006/relationships/font" Target="fonts/FigtreeSemiBold-boldItalic.ttf"/><Relationship Id="rId25" Type="http://schemas.openxmlformats.org/officeDocument/2006/relationships/font" Target="fonts/FigtreeSemiBold-italic.ttf"/><Relationship Id="rId28" Type="http://schemas.openxmlformats.org/officeDocument/2006/relationships/font" Target="fonts/MontserratExtraBold-boldItalic.ttf"/><Relationship Id="rId27" Type="http://schemas.openxmlformats.org/officeDocument/2006/relationships/font" Target="fonts/MontserratExtraBold-bold.ttf"/><Relationship Id="rId5" Type="http://schemas.openxmlformats.org/officeDocument/2006/relationships/font" Target="fonts/Figtree-regular.ttf"/><Relationship Id="rId6" Type="http://schemas.openxmlformats.org/officeDocument/2006/relationships/font" Target="fonts/Figtree-bold.ttf"/><Relationship Id="rId29" Type="http://schemas.openxmlformats.org/officeDocument/2006/relationships/font" Target="fonts/TekoMedium-regular.ttf"/><Relationship Id="rId7" Type="http://schemas.openxmlformats.org/officeDocument/2006/relationships/font" Target="fonts/Figtree-italic.ttf"/><Relationship Id="rId8" Type="http://schemas.openxmlformats.org/officeDocument/2006/relationships/font" Target="fonts/Figtree-boldItalic.ttf"/><Relationship Id="rId30" Type="http://schemas.openxmlformats.org/officeDocument/2006/relationships/font" Target="fonts/TekoMedium-bold.ttf"/><Relationship Id="rId11" Type="http://schemas.openxmlformats.org/officeDocument/2006/relationships/font" Target="fonts/FigtreeExtraBold-bold.ttf"/><Relationship Id="rId10" Type="http://schemas.openxmlformats.org/officeDocument/2006/relationships/font" Target="fonts/TekoSemiBold-bold.ttf"/><Relationship Id="rId13" Type="http://schemas.openxmlformats.org/officeDocument/2006/relationships/font" Target="fonts/Teko-regular.ttf"/><Relationship Id="rId12" Type="http://schemas.openxmlformats.org/officeDocument/2006/relationships/font" Target="fonts/FigtreeExtraBold-boldItalic.ttf"/><Relationship Id="rId15" Type="http://schemas.openxmlformats.org/officeDocument/2006/relationships/font" Target="fonts/Roboto-regular.ttf"/><Relationship Id="rId14" Type="http://schemas.openxmlformats.org/officeDocument/2006/relationships/font" Target="fonts/Teko-bold.ttf"/><Relationship Id="rId17" Type="http://schemas.openxmlformats.org/officeDocument/2006/relationships/font" Target="fonts/Roboto-italic.ttf"/><Relationship Id="rId16" Type="http://schemas.openxmlformats.org/officeDocument/2006/relationships/font" Target="fonts/Roboto-bold.ttf"/><Relationship Id="rId19" Type="http://schemas.openxmlformats.org/officeDocument/2006/relationships/font" Target="fonts/Montserrat-regular.ttf"/><Relationship Id="rId1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